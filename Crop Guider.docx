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2F5F" w:rsidRDefault="006B4AB8">
      <w:pPr>
        <w:jc w:val="center"/>
        <w:rPr>
          <w:b/>
          <w:sz w:val="36"/>
          <w:szCs w:val="36"/>
        </w:rPr>
      </w:pPr>
      <w:r>
        <w:rPr>
          <w:b/>
          <w:sz w:val="36"/>
          <w:szCs w:val="36"/>
        </w:rPr>
        <w:t>Crop Guider</w:t>
      </w:r>
    </w:p>
    <w:p w:rsidR="008C2F5F" w:rsidRDefault="008C2F5F">
      <w:pPr>
        <w:jc w:val="center"/>
        <w:rPr>
          <w:b/>
          <w:sz w:val="36"/>
          <w:szCs w:val="36"/>
        </w:rPr>
      </w:pPr>
    </w:p>
    <w:p w:rsidR="008C2F5F" w:rsidRDefault="008C2F5F">
      <w:pPr>
        <w:jc w:val="center"/>
        <w:rPr>
          <w:b/>
          <w:sz w:val="36"/>
          <w:szCs w:val="36"/>
        </w:rPr>
      </w:pPr>
    </w:p>
    <w:p w:rsidR="008C2F5F" w:rsidRDefault="006B4AB8">
      <w:pPr>
        <w:rPr>
          <w:rFonts w:ascii="Arial" w:eastAsia="Arial" w:hAnsi="Arial" w:cs="Arial"/>
          <w:b/>
        </w:rPr>
      </w:pPr>
      <w:r>
        <w:rPr>
          <w:rFonts w:ascii="Arial" w:eastAsia="Arial" w:hAnsi="Arial" w:cs="Arial"/>
          <w:b/>
        </w:rPr>
        <w:t>Project Code</w:t>
      </w:r>
    </w:p>
    <w:p w:rsidR="008C2F5F" w:rsidRDefault="006B4AB8">
      <w:pPr>
        <w:rPr>
          <w:rFonts w:ascii="Arial" w:eastAsia="Arial" w:hAnsi="Arial" w:cs="Arial"/>
        </w:rPr>
      </w:pPr>
      <w:r>
        <w:rPr>
          <w:rFonts w:ascii="Arial" w:eastAsia="Arial" w:hAnsi="Arial" w:cs="Arial"/>
          <w:b/>
        </w:rPr>
        <w:tab/>
      </w:r>
      <w:r>
        <w:rPr>
          <w:rFonts w:ascii="Arial" w:eastAsia="Arial" w:hAnsi="Arial" w:cs="Arial"/>
          <w:b/>
        </w:rPr>
        <w:tab/>
      </w:r>
      <w:r>
        <w:rPr>
          <w:rFonts w:ascii="Arial" w:eastAsia="Arial" w:hAnsi="Arial" w:cs="Arial"/>
        </w:rPr>
        <w:t>10</w:t>
      </w:r>
    </w:p>
    <w:p w:rsidR="008C2F5F" w:rsidRDefault="006B4AB8">
      <w:pPr>
        <w:rPr>
          <w:rFonts w:ascii="Arial" w:eastAsia="Arial" w:hAnsi="Arial" w:cs="Arial"/>
          <w:b/>
        </w:rPr>
      </w:pPr>
      <w:r>
        <w:rPr>
          <w:rFonts w:ascii="Arial" w:eastAsia="Arial" w:hAnsi="Arial" w:cs="Arial"/>
          <w:b/>
        </w:rPr>
        <w:t>Project Advisor</w:t>
      </w:r>
    </w:p>
    <w:p w:rsidR="008C2F5F" w:rsidRDefault="008C2F5F">
      <w:pPr>
        <w:rPr>
          <w:rFonts w:ascii="Arial" w:eastAsia="Arial" w:hAnsi="Arial" w:cs="Arial"/>
          <w:b/>
        </w:rPr>
      </w:pPr>
    </w:p>
    <w:p w:rsidR="008C2F5F" w:rsidRDefault="006B4AB8">
      <w:pPr>
        <w:rPr>
          <w:rFonts w:ascii="Arial" w:eastAsia="Arial" w:hAnsi="Arial" w:cs="Arial"/>
          <w:b/>
        </w:rPr>
      </w:pPr>
      <w:r>
        <w:rPr>
          <w:rFonts w:ascii="Arial" w:eastAsia="Arial" w:hAnsi="Arial" w:cs="Arial"/>
          <w:b/>
        </w:rPr>
        <w:t>Project Manager</w:t>
      </w:r>
    </w:p>
    <w:p w:rsidR="008C2F5F" w:rsidRDefault="006B4AB8">
      <w:r>
        <w:tab/>
      </w:r>
      <w:r>
        <w:tab/>
        <w:t xml:space="preserve">       </w:t>
      </w:r>
    </w:p>
    <w:p w:rsidR="008C2F5F" w:rsidRDefault="006B4AB8">
      <w:r>
        <w:rPr>
          <w:rFonts w:ascii="Arial" w:eastAsia="Arial" w:hAnsi="Arial" w:cs="Arial"/>
          <w:b/>
        </w:rPr>
        <w:t>Project Team</w:t>
      </w:r>
    </w:p>
    <w:p w:rsidR="008C2F5F" w:rsidRDefault="006B4AB8">
      <w:r>
        <w:tab/>
      </w:r>
      <w:r>
        <w:tab/>
        <w:t xml:space="preserve"> Muhammad </w:t>
      </w:r>
      <w:proofErr w:type="spellStart"/>
      <w:r>
        <w:t>Younas</w:t>
      </w:r>
      <w:proofErr w:type="spellEnd"/>
      <w:r>
        <w:t xml:space="preserve"> </w:t>
      </w:r>
      <w:r>
        <w:tab/>
      </w:r>
      <w:r>
        <w:tab/>
        <w:t>BCSF18M025</w:t>
      </w:r>
      <w:r>
        <w:tab/>
      </w:r>
      <w:r>
        <w:tab/>
        <w:t>Team Lead</w:t>
      </w:r>
    </w:p>
    <w:p w:rsidR="008C2F5F" w:rsidRDefault="006B4AB8">
      <w:r>
        <w:tab/>
      </w:r>
      <w:r>
        <w:tab/>
        <w:t xml:space="preserve"> </w:t>
      </w:r>
      <w:proofErr w:type="spellStart"/>
      <w:r>
        <w:t>Hammad</w:t>
      </w:r>
      <w:proofErr w:type="spellEnd"/>
      <w:r>
        <w:t xml:space="preserve"> </w:t>
      </w:r>
      <w:proofErr w:type="spellStart"/>
      <w:r>
        <w:t>Ullah</w:t>
      </w:r>
      <w:proofErr w:type="spellEnd"/>
      <w:r>
        <w:tab/>
      </w:r>
      <w:r>
        <w:tab/>
      </w:r>
      <w:r>
        <w:tab/>
        <w:t>BCSF18M029</w:t>
      </w:r>
      <w:r>
        <w:tab/>
      </w:r>
      <w:r>
        <w:tab/>
      </w:r>
      <w:r>
        <w:tab/>
        <w:t>Team Member</w:t>
      </w:r>
    </w:p>
    <w:p w:rsidR="008C2F5F" w:rsidRDefault="006B4AB8">
      <w:pPr>
        <w:rPr>
          <w:rFonts w:ascii="Arial" w:eastAsia="Arial" w:hAnsi="Arial" w:cs="Arial"/>
          <w:b/>
        </w:rPr>
      </w:pPr>
      <w:r>
        <w:rPr>
          <w:rFonts w:ascii="Arial" w:eastAsia="Arial" w:hAnsi="Arial" w:cs="Arial"/>
          <w:b/>
        </w:rPr>
        <w:t>Submission Date</w:t>
      </w:r>
    </w:p>
    <w:p w:rsidR="008C2F5F" w:rsidRDefault="006B4AB8">
      <w:pPr>
        <w:rPr>
          <w:rFonts w:ascii="Arial" w:eastAsia="Arial" w:hAnsi="Arial" w:cs="Arial"/>
        </w:rPr>
      </w:pPr>
      <w:r>
        <w:rPr>
          <w:rFonts w:ascii="Arial" w:eastAsia="Arial" w:hAnsi="Arial" w:cs="Arial"/>
          <w:b/>
        </w:rPr>
        <w:tab/>
      </w:r>
      <w:r>
        <w:rPr>
          <w:rFonts w:ascii="Arial" w:eastAsia="Arial" w:hAnsi="Arial" w:cs="Arial"/>
          <w:b/>
        </w:rPr>
        <w:tab/>
        <w:t xml:space="preserve">       </w:t>
      </w:r>
      <w:r>
        <w:rPr>
          <w:rFonts w:ascii="Arial" w:eastAsia="Arial" w:hAnsi="Arial" w:cs="Arial"/>
        </w:rPr>
        <w:t>08/11/2021</w:t>
      </w:r>
    </w:p>
    <w:p w:rsidR="008C2F5F" w:rsidRDefault="006B4AB8">
      <w:pPr>
        <w:spacing w:after="160" w:line="259" w:lineRule="auto"/>
        <w:rPr>
          <w:rFonts w:ascii="Arial" w:eastAsia="Arial" w:hAnsi="Arial" w:cs="Arial"/>
          <w:b/>
        </w:rPr>
      </w:pPr>
      <w:r>
        <w:br w:type="page"/>
      </w:r>
    </w:p>
    <w:p w:rsidR="008C2F5F" w:rsidRDefault="008C2F5F"/>
    <w:p w:rsidR="008C2F5F" w:rsidRDefault="008C2F5F"/>
    <w:p w:rsidR="008C2F5F" w:rsidRDefault="008C2F5F"/>
    <w:p w:rsidR="008C2F5F" w:rsidRDefault="006B4AB8">
      <w:pPr>
        <w:jc w:val="center"/>
        <w:rPr>
          <w:rFonts w:ascii="Arial" w:eastAsia="Arial" w:hAnsi="Arial" w:cs="Arial"/>
          <w:b/>
          <w:sz w:val="28"/>
          <w:szCs w:val="28"/>
        </w:rPr>
      </w:pPr>
      <w:r>
        <w:rPr>
          <w:rFonts w:ascii="Arial" w:eastAsia="Arial" w:hAnsi="Arial" w:cs="Arial"/>
          <w:b/>
          <w:sz w:val="28"/>
          <w:szCs w:val="28"/>
        </w:rPr>
        <w:t>Table of Contents</w:t>
      </w:r>
    </w:p>
    <w:p w:rsidR="008C2F5F" w:rsidRDefault="006B4AB8">
      <w:pPr>
        <w:numPr>
          <w:ilvl w:val="0"/>
          <w:numId w:val="2"/>
        </w:numPr>
        <w:pBdr>
          <w:top w:val="nil"/>
          <w:left w:val="nil"/>
          <w:bottom w:val="nil"/>
          <w:right w:val="nil"/>
          <w:between w:val="nil"/>
        </w:pBdr>
        <w:tabs>
          <w:tab w:val="left" w:pos="480"/>
          <w:tab w:val="right" w:pos="9350"/>
        </w:tabs>
        <w:spacing w:before="360"/>
        <w:ind w:left="360"/>
        <w:jc w:val="center"/>
        <w:rPr>
          <w:rFonts w:ascii="Arial" w:eastAsia="Arial" w:hAnsi="Arial" w:cs="Arial"/>
          <w:color w:val="000000"/>
          <w:sz w:val="22"/>
          <w:szCs w:val="22"/>
        </w:rPr>
      </w:pPr>
      <w:r>
        <w:rPr>
          <w:rFonts w:ascii="Arial" w:eastAsia="Arial" w:hAnsi="Arial" w:cs="Arial"/>
          <w:color w:val="000000"/>
          <w:sz w:val="22"/>
          <w:szCs w:val="22"/>
        </w:rPr>
        <w:t xml:space="preserve">Abstract </w:t>
      </w:r>
      <w:r>
        <w:rPr>
          <w:rFonts w:ascii="Arial" w:eastAsia="Arial" w:hAnsi="Arial" w:cs="Arial"/>
          <w:b/>
          <w:color w:val="000000"/>
          <w:sz w:val="22"/>
          <w:szCs w:val="22"/>
        </w:rPr>
        <w:t>………………………………………………………………………………….………</w:t>
      </w:r>
      <w:r>
        <w:rPr>
          <w:rFonts w:ascii="Arial" w:eastAsia="Arial" w:hAnsi="Arial" w:cs="Arial"/>
          <w:color w:val="000000"/>
          <w:sz w:val="22"/>
          <w:szCs w:val="22"/>
        </w:rPr>
        <w:t>3</w:t>
      </w:r>
    </w:p>
    <w:p w:rsidR="008C2F5F" w:rsidRDefault="008C2F5F">
      <w:pPr>
        <w:jc w:val="center"/>
      </w:pPr>
    </w:p>
    <w:p w:rsidR="008C2F5F" w:rsidRDefault="006B4AB8">
      <w:pPr>
        <w:numPr>
          <w:ilvl w:val="0"/>
          <w:numId w:val="2"/>
        </w:numPr>
        <w:pBdr>
          <w:top w:val="nil"/>
          <w:left w:val="nil"/>
          <w:bottom w:val="nil"/>
          <w:right w:val="nil"/>
          <w:between w:val="nil"/>
        </w:pBdr>
        <w:ind w:left="360"/>
        <w:jc w:val="center"/>
        <w:rPr>
          <w:rFonts w:ascii="Arial" w:eastAsia="Arial" w:hAnsi="Arial" w:cs="Arial"/>
          <w:color w:val="000000"/>
          <w:sz w:val="22"/>
          <w:szCs w:val="22"/>
        </w:rPr>
      </w:pPr>
      <w:r>
        <w:rPr>
          <w:rFonts w:ascii="Arial" w:eastAsia="Arial" w:hAnsi="Arial" w:cs="Arial"/>
          <w:color w:val="000000"/>
          <w:sz w:val="22"/>
          <w:szCs w:val="22"/>
        </w:rPr>
        <w:t>Background and justification</w:t>
      </w:r>
      <w:r>
        <w:rPr>
          <w:rFonts w:ascii="Arial" w:eastAsia="Arial" w:hAnsi="Arial" w:cs="Arial"/>
          <w:b/>
          <w:color w:val="000000"/>
          <w:sz w:val="22"/>
          <w:szCs w:val="22"/>
        </w:rPr>
        <w:t>…………………………………………………………………...</w:t>
      </w:r>
      <w:r>
        <w:rPr>
          <w:rFonts w:ascii="Arial" w:eastAsia="Arial" w:hAnsi="Arial" w:cs="Arial"/>
          <w:color w:val="000000"/>
          <w:sz w:val="22"/>
          <w:szCs w:val="22"/>
        </w:rPr>
        <w:t>3</w:t>
      </w:r>
    </w:p>
    <w:p w:rsidR="008C2F5F" w:rsidRDefault="008C2F5F">
      <w:pPr>
        <w:jc w:val="center"/>
        <w:rPr>
          <w:rFonts w:ascii="Arial" w:eastAsia="Arial" w:hAnsi="Arial" w:cs="Arial"/>
          <w:sz w:val="22"/>
          <w:szCs w:val="22"/>
        </w:rPr>
      </w:pPr>
    </w:p>
    <w:p w:rsidR="008C2F5F" w:rsidRDefault="006B4AB8">
      <w:pPr>
        <w:numPr>
          <w:ilvl w:val="0"/>
          <w:numId w:val="2"/>
        </w:numPr>
        <w:pBdr>
          <w:top w:val="nil"/>
          <w:left w:val="nil"/>
          <w:bottom w:val="nil"/>
          <w:right w:val="nil"/>
          <w:between w:val="nil"/>
        </w:pBdr>
        <w:ind w:left="360"/>
        <w:jc w:val="center"/>
        <w:rPr>
          <w:rFonts w:ascii="Arial" w:eastAsia="Arial" w:hAnsi="Arial" w:cs="Arial"/>
          <w:color w:val="000000"/>
          <w:sz w:val="22"/>
          <w:szCs w:val="22"/>
        </w:rPr>
      </w:pPr>
      <w:r>
        <w:rPr>
          <w:rFonts w:ascii="Arial" w:eastAsia="Arial" w:hAnsi="Arial" w:cs="Arial"/>
          <w:color w:val="000000"/>
          <w:sz w:val="22"/>
          <w:szCs w:val="22"/>
        </w:rPr>
        <w:t>Project methodology</w:t>
      </w:r>
      <w:r>
        <w:rPr>
          <w:rFonts w:ascii="Arial" w:eastAsia="Arial" w:hAnsi="Arial" w:cs="Arial"/>
          <w:b/>
          <w:color w:val="000000"/>
          <w:sz w:val="22"/>
          <w:szCs w:val="22"/>
        </w:rPr>
        <w:t>…………………………………………………………………………….</w:t>
      </w:r>
      <w:r>
        <w:rPr>
          <w:rFonts w:ascii="Arial" w:eastAsia="Arial" w:hAnsi="Arial" w:cs="Arial"/>
          <w:color w:val="000000"/>
          <w:sz w:val="22"/>
          <w:szCs w:val="22"/>
        </w:rPr>
        <w:t>3</w:t>
      </w:r>
    </w:p>
    <w:p w:rsidR="008C2F5F" w:rsidRDefault="008C2F5F">
      <w:pPr>
        <w:jc w:val="center"/>
        <w:rPr>
          <w:rFonts w:ascii="Arial" w:eastAsia="Arial" w:hAnsi="Arial" w:cs="Arial"/>
          <w:sz w:val="22"/>
          <w:szCs w:val="22"/>
        </w:rPr>
      </w:pPr>
    </w:p>
    <w:p w:rsidR="008C2F5F" w:rsidRDefault="006B4AB8">
      <w:pPr>
        <w:numPr>
          <w:ilvl w:val="0"/>
          <w:numId w:val="2"/>
        </w:numPr>
        <w:pBdr>
          <w:top w:val="nil"/>
          <w:left w:val="nil"/>
          <w:bottom w:val="nil"/>
          <w:right w:val="nil"/>
          <w:between w:val="nil"/>
        </w:pBdr>
        <w:ind w:left="360"/>
        <w:jc w:val="center"/>
        <w:rPr>
          <w:rFonts w:ascii="Arial" w:eastAsia="Arial" w:hAnsi="Arial" w:cs="Arial"/>
          <w:color w:val="000000"/>
          <w:sz w:val="22"/>
          <w:szCs w:val="22"/>
        </w:rPr>
      </w:pPr>
      <w:r>
        <w:rPr>
          <w:rFonts w:ascii="Arial" w:eastAsia="Arial" w:hAnsi="Arial" w:cs="Arial"/>
          <w:color w:val="000000"/>
          <w:sz w:val="22"/>
          <w:szCs w:val="22"/>
        </w:rPr>
        <w:t>Project scope</w:t>
      </w:r>
      <w:r>
        <w:rPr>
          <w:rFonts w:ascii="Arial" w:eastAsia="Arial" w:hAnsi="Arial" w:cs="Arial"/>
          <w:b/>
          <w:color w:val="000000"/>
          <w:sz w:val="22"/>
          <w:szCs w:val="22"/>
        </w:rPr>
        <w:t>…………………………………………………………………………………….</w:t>
      </w:r>
      <w:r>
        <w:rPr>
          <w:rFonts w:ascii="Arial" w:eastAsia="Arial" w:hAnsi="Arial" w:cs="Arial"/>
          <w:color w:val="000000"/>
          <w:sz w:val="22"/>
          <w:szCs w:val="22"/>
        </w:rPr>
        <w:t>4</w:t>
      </w:r>
    </w:p>
    <w:p w:rsidR="008C2F5F" w:rsidRDefault="008C2F5F">
      <w:pPr>
        <w:jc w:val="center"/>
        <w:rPr>
          <w:rFonts w:ascii="Arial" w:eastAsia="Arial" w:hAnsi="Arial" w:cs="Arial"/>
          <w:sz w:val="22"/>
          <w:szCs w:val="22"/>
        </w:rPr>
      </w:pPr>
    </w:p>
    <w:p w:rsidR="008C2F5F" w:rsidRDefault="006B4AB8">
      <w:pPr>
        <w:numPr>
          <w:ilvl w:val="0"/>
          <w:numId w:val="2"/>
        </w:numPr>
        <w:pBdr>
          <w:top w:val="nil"/>
          <w:left w:val="nil"/>
          <w:bottom w:val="nil"/>
          <w:right w:val="nil"/>
          <w:between w:val="nil"/>
        </w:pBdr>
        <w:ind w:left="360"/>
        <w:jc w:val="center"/>
        <w:rPr>
          <w:rFonts w:ascii="Arial" w:eastAsia="Arial" w:hAnsi="Arial" w:cs="Arial"/>
          <w:color w:val="000000"/>
          <w:sz w:val="22"/>
          <w:szCs w:val="22"/>
        </w:rPr>
      </w:pPr>
      <w:r>
        <w:rPr>
          <w:rFonts w:ascii="Arial" w:eastAsia="Arial" w:hAnsi="Arial" w:cs="Arial"/>
          <w:sz w:val="22"/>
          <w:szCs w:val="22"/>
        </w:rPr>
        <w:t>High-level</w:t>
      </w:r>
      <w:r>
        <w:rPr>
          <w:rFonts w:ascii="Arial" w:eastAsia="Arial" w:hAnsi="Arial" w:cs="Arial"/>
          <w:color w:val="000000"/>
          <w:sz w:val="22"/>
          <w:szCs w:val="22"/>
        </w:rPr>
        <w:t xml:space="preserve"> project plan</w:t>
      </w:r>
      <w:r>
        <w:rPr>
          <w:rFonts w:ascii="Arial" w:eastAsia="Arial" w:hAnsi="Arial" w:cs="Arial"/>
          <w:b/>
          <w:color w:val="000000"/>
          <w:sz w:val="22"/>
          <w:szCs w:val="22"/>
        </w:rPr>
        <w:t>………………………………………………………………………….</w:t>
      </w:r>
      <w:r>
        <w:rPr>
          <w:rFonts w:ascii="Arial" w:eastAsia="Arial" w:hAnsi="Arial" w:cs="Arial"/>
          <w:color w:val="000000"/>
          <w:sz w:val="22"/>
          <w:szCs w:val="22"/>
        </w:rPr>
        <w:t>4</w:t>
      </w:r>
    </w:p>
    <w:p w:rsidR="008C2F5F" w:rsidRDefault="008C2F5F">
      <w:pPr>
        <w:jc w:val="center"/>
        <w:rPr>
          <w:rFonts w:ascii="Arial" w:eastAsia="Arial" w:hAnsi="Arial" w:cs="Arial"/>
          <w:sz w:val="22"/>
          <w:szCs w:val="22"/>
        </w:rPr>
      </w:pPr>
    </w:p>
    <w:p w:rsidR="008C2F5F" w:rsidRDefault="006B4AB8">
      <w:pPr>
        <w:numPr>
          <w:ilvl w:val="0"/>
          <w:numId w:val="2"/>
        </w:numPr>
        <w:pBdr>
          <w:top w:val="nil"/>
          <w:left w:val="nil"/>
          <w:bottom w:val="nil"/>
          <w:right w:val="nil"/>
          <w:between w:val="nil"/>
        </w:pBdr>
        <w:ind w:left="360"/>
        <w:jc w:val="center"/>
        <w:rPr>
          <w:rFonts w:ascii="Arial" w:eastAsia="Arial" w:hAnsi="Arial" w:cs="Arial"/>
          <w:color w:val="000000"/>
          <w:sz w:val="22"/>
          <w:szCs w:val="22"/>
        </w:rPr>
      </w:pPr>
      <w:r>
        <w:rPr>
          <w:rFonts w:ascii="Arial" w:eastAsia="Arial" w:hAnsi="Arial" w:cs="Arial"/>
          <w:color w:val="000000"/>
          <w:sz w:val="22"/>
          <w:szCs w:val="22"/>
        </w:rPr>
        <w:t>References</w:t>
      </w:r>
      <w:r>
        <w:rPr>
          <w:rFonts w:ascii="Arial" w:eastAsia="Arial" w:hAnsi="Arial" w:cs="Arial"/>
          <w:b/>
          <w:color w:val="000000"/>
          <w:sz w:val="22"/>
          <w:szCs w:val="22"/>
        </w:rPr>
        <w:t>……………………………………………………………………………………….</w:t>
      </w:r>
      <w:r>
        <w:rPr>
          <w:rFonts w:ascii="Arial" w:eastAsia="Arial" w:hAnsi="Arial" w:cs="Arial"/>
          <w:color w:val="000000"/>
          <w:sz w:val="22"/>
          <w:szCs w:val="22"/>
        </w:rPr>
        <w:t>5</w:t>
      </w:r>
    </w:p>
    <w:p w:rsidR="008C2F5F" w:rsidRDefault="006B4AB8">
      <w:pPr>
        <w:spacing w:after="160" w:line="259" w:lineRule="auto"/>
        <w:jc w:val="right"/>
        <w:rPr>
          <w:rFonts w:ascii="Arial" w:eastAsia="Arial" w:hAnsi="Arial" w:cs="Arial"/>
          <w:b/>
          <w:sz w:val="20"/>
          <w:szCs w:val="20"/>
        </w:rPr>
      </w:pPr>
      <w:r>
        <w:br w:type="page"/>
      </w:r>
    </w:p>
    <w:p w:rsidR="008C2F5F" w:rsidRDefault="006B4AB8">
      <w:pPr>
        <w:pStyle w:val="Heading1"/>
        <w:numPr>
          <w:ilvl w:val="0"/>
          <w:numId w:val="4"/>
        </w:numPr>
      </w:pPr>
      <w:bookmarkStart w:id="0" w:name="_heading=h.gjdgxs" w:colFirst="0" w:colLast="0"/>
      <w:bookmarkEnd w:id="0"/>
      <w:r>
        <w:lastRenderedPageBreak/>
        <w:t>Abstract</w:t>
      </w:r>
    </w:p>
    <w:p w:rsidR="008C2F5F" w:rsidRDefault="006B4AB8">
      <w:pPr>
        <w:ind w:left="360"/>
      </w:pPr>
      <w:r>
        <w:t>Usage of traditional methods and lack of guidance to farmers is the problem leading to less production or less suitable crop. For guidance, the farmer has to waste time and effort. Taking these circu</w:t>
      </w:r>
      <w:r>
        <w:t>mstances into account, we are going to design a website, the goal of which is to facilitate those farmers. The website will contain all the necessary information about some selected crops which can be grown in district Sargodha.</w:t>
      </w:r>
    </w:p>
    <w:p w:rsidR="008C2F5F" w:rsidRDefault="006B4AB8">
      <w:pPr>
        <w:pBdr>
          <w:top w:val="nil"/>
          <w:left w:val="nil"/>
          <w:bottom w:val="nil"/>
          <w:right w:val="nil"/>
          <w:between w:val="nil"/>
        </w:pBdr>
        <w:ind w:left="360"/>
        <w:rPr>
          <w:color w:val="000000"/>
        </w:rPr>
      </w:pPr>
      <w:bookmarkStart w:id="1" w:name="_heading=h.30j0zll" w:colFirst="0" w:colLast="0"/>
      <w:bookmarkEnd w:id="1"/>
      <w:r>
        <w:rPr>
          <w:color w:val="000000"/>
        </w:rPr>
        <w:t>The first step we are going</w:t>
      </w:r>
      <w:r>
        <w:rPr>
          <w:color w:val="000000"/>
        </w:rPr>
        <w:t xml:space="preserve"> to do is to collect all the necessary information about those crops from experienced farmers, agricultural scientists, and research journals. And then we will start working on our website development. The academic benefit of this project is that after com</w:t>
      </w:r>
      <w:r>
        <w:rPr>
          <w:color w:val="000000"/>
        </w:rPr>
        <w:t>pletion of this project we will be able to make a professional website and we will learn teamwork. It will also help us to pass the Capstone project. The industrial benefit of it will be an increase in the production of crops and it will help the farmer an</w:t>
      </w:r>
      <w:r>
        <w:rPr>
          <w:color w:val="000000"/>
        </w:rPr>
        <w:t xml:space="preserve">d </w:t>
      </w:r>
      <w:r>
        <w:t>agriculture-related</w:t>
      </w:r>
      <w:r>
        <w:rPr>
          <w:color w:val="000000"/>
        </w:rPr>
        <w:t xml:space="preserve"> industries monetarily. </w:t>
      </w:r>
    </w:p>
    <w:p w:rsidR="008C2F5F" w:rsidRDefault="006B4AB8">
      <w:pPr>
        <w:pStyle w:val="Heading1"/>
        <w:numPr>
          <w:ilvl w:val="0"/>
          <w:numId w:val="4"/>
        </w:numPr>
      </w:pPr>
      <w:bookmarkStart w:id="2" w:name="_heading=h.1fob9te" w:colFirst="0" w:colLast="0"/>
      <w:bookmarkEnd w:id="2"/>
      <w:r>
        <w:t>Background and Justification</w:t>
      </w:r>
    </w:p>
    <w:p w:rsidR="008C2F5F" w:rsidRDefault="006B4AB8">
      <w:pPr>
        <w:ind w:left="360"/>
      </w:pPr>
      <w:r>
        <w:t>Pakistan is considered as an agricultural country and agriculture is the backbone of the country’s economy. According to a survey of the Pakistan Bureau of Statistics, 39% of the country’s labor force is engaged in agriculture and agriculture contributes 1</w:t>
      </w:r>
      <w:r>
        <w:t>8.5% of the GDP (Gross Domestic Product) of the country. But most farmers don’t know exactly which type of soil is good for a particular crop, the exact quantity of seed, amount and timing of fertilizers, proper time of watering, and required pesticides. A</w:t>
      </w:r>
      <w:r>
        <w:t xml:space="preserve">s people prefer to grow crops that are traditionally common in their area and are afraid to grow other crops which can give them relatively more benefits. The reason behind this hesitation is the lack of proper guidance and the lack of technology usage. </w:t>
      </w:r>
    </w:p>
    <w:p w:rsidR="008C2F5F" w:rsidRDefault="006B4AB8">
      <w:pPr>
        <w:ind w:left="360"/>
      </w:pPr>
      <w:r>
        <w:t>T</w:t>
      </w:r>
      <w:r>
        <w:t xml:space="preserve">he world has increased its agricultural growth by using the latest technology and we are wandering around typical old fashion techniques. Proper guidance and advice to farmers can encourage them to grow new kinds of crops that are relatively more suitable </w:t>
      </w:r>
      <w:r>
        <w:t xml:space="preserve">for those particular areas. More production will lead to more financial benefits. </w:t>
      </w:r>
    </w:p>
    <w:p w:rsidR="008C2F5F" w:rsidRDefault="006B4AB8">
      <w:pPr>
        <w:ind w:left="360"/>
      </w:pPr>
      <w:r>
        <w:t>Internationally, there are many digital platforms i.e., android applications and websites, which provide farmers proper instructions about sowing, fertilizing, watering, har</w:t>
      </w:r>
      <w:r>
        <w:t>vesting, and storing. They even notify you at the exact moment i.e., when to water or when to use pesticides. In Pakistan, there are some applications and websites like kisandost.com [1] and aari.punjab.gov.pk [2]. These websites are covering a large numbe</w:t>
      </w:r>
      <w:r>
        <w:t xml:space="preserve">r of crops and the scope of their area is the whole of Pakistan. We are also going to develop a website in which we are going to select some crops of Sargodha district and provide all the necessary information about these crops. We will make the interface </w:t>
      </w:r>
      <w:r>
        <w:t>as simple as possible so that a layman can navigate through our website and skim out desired information. We will use Urdu and English language in it so that the user can read in his preferred language. We will also make it responsive for every device IA.</w:t>
      </w:r>
    </w:p>
    <w:p w:rsidR="008C2F5F" w:rsidRDefault="006B4AB8">
      <w:pPr>
        <w:pStyle w:val="Heading1"/>
        <w:numPr>
          <w:ilvl w:val="0"/>
          <w:numId w:val="4"/>
        </w:numPr>
      </w:pPr>
      <w:bookmarkStart w:id="3" w:name="_heading=h.3znysh7" w:colFirst="0" w:colLast="0"/>
      <w:bookmarkEnd w:id="3"/>
      <w:r>
        <w:t>Project Methodology</w:t>
      </w:r>
    </w:p>
    <w:p w:rsidR="008C2F5F" w:rsidRDefault="006B4AB8">
      <w:pPr>
        <w:ind w:left="360"/>
      </w:pPr>
      <w:r>
        <w:t>The first step we are going to do is to collect all the necessary information about those crops from experienced farmers, agricultural scientists, and research journals. After that, we will countercheck the gathered information. After m</w:t>
      </w:r>
      <w:r>
        <w:t xml:space="preserve">aking it reliable and accurate we will move to </w:t>
      </w:r>
      <w:r>
        <w:lastRenderedPageBreak/>
        <w:t>the creation of the template. Then we will move towards the backend development and launch the website afterward. The main intended functions of the project are listed below.</w:t>
      </w:r>
    </w:p>
    <w:p w:rsidR="008C2F5F" w:rsidRDefault="006B4AB8">
      <w:pPr>
        <w:numPr>
          <w:ilvl w:val="0"/>
          <w:numId w:val="3"/>
        </w:numPr>
        <w:pBdr>
          <w:top w:val="nil"/>
          <w:left w:val="nil"/>
          <w:bottom w:val="nil"/>
          <w:right w:val="nil"/>
          <w:between w:val="nil"/>
        </w:pBdr>
        <w:rPr>
          <w:b/>
          <w:color w:val="000000"/>
        </w:rPr>
      </w:pPr>
      <w:r>
        <w:rPr>
          <w:b/>
          <w:color w:val="000000"/>
        </w:rPr>
        <w:t>View crop choices:</w:t>
      </w:r>
    </w:p>
    <w:p w:rsidR="008C2F5F" w:rsidRDefault="006B4AB8">
      <w:r>
        <w:rPr>
          <w:b/>
        </w:rPr>
        <w:tab/>
      </w:r>
      <w:r>
        <w:rPr>
          <w:b/>
        </w:rPr>
        <w:tab/>
      </w:r>
      <w:r>
        <w:t>We will add 6</w:t>
      </w:r>
      <w:r>
        <w:t xml:space="preserve"> crops of district Sargodha, out of which users can view the crop of his/her choice.</w:t>
      </w:r>
    </w:p>
    <w:p w:rsidR="008C2F5F" w:rsidRDefault="008C2F5F">
      <w:pPr>
        <w:rPr>
          <w:b/>
        </w:rPr>
      </w:pPr>
    </w:p>
    <w:p w:rsidR="008C2F5F" w:rsidRDefault="006B4AB8">
      <w:pPr>
        <w:numPr>
          <w:ilvl w:val="0"/>
          <w:numId w:val="3"/>
        </w:numPr>
        <w:pBdr>
          <w:top w:val="nil"/>
          <w:left w:val="nil"/>
          <w:bottom w:val="nil"/>
          <w:right w:val="nil"/>
          <w:between w:val="nil"/>
        </w:pBdr>
        <w:rPr>
          <w:b/>
          <w:color w:val="000000"/>
        </w:rPr>
      </w:pPr>
      <w:r>
        <w:rPr>
          <w:b/>
          <w:color w:val="000000"/>
        </w:rPr>
        <w:t>Select desired crops:</w:t>
      </w:r>
    </w:p>
    <w:p w:rsidR="008C2F5F" w:rsidRDefault="006B4AB8">
      <w:r>
        <w:rPr>
          <w:b/>
        </w:rPr>
        <w:tab/>
      </w:r>
      <w:r>
        <w:rPr>
          <w:b/>
        </w:rPr>
        <w:tab/>
      </w:r>
      <w:r>
        <w:t>The user can select the desired option out of the available six and get the information about them. Users will also be given the necessary informa</w:t>
      </w:r>
      <w:r>
        <w:t>tion about different types or variations of one crop.</w:t>
      </w:r>
    </w:p>
    <w:p w:rsidR="008C2F5F" w:rsidRDefault="006B4AB8">
      <w:pPr>
        <w:numPr>
          <w:ilvl w:val="0"/>
          <w:numId w:val="3"/>
        </w:numPr>
        <w:pBdr>
          <w:top w:val="nil"/>
          <w:left w:val="nil"/>
          <w:bottom w:val="nil"/>
          <w:right w:val="nil"/>
          <w:between w:val="nil"/>
        </w:pBdr>
        <w:rPr>
          <w:b/>
          <w:color w:val="000000"/>
        </w:rPr>
      </w:pPr>
      <w:r>
        <w:rPr>
          <w:b/>
          <w:color w:val="000000"/>
        </w:rPr>
        <w:t>Select best quality seeds:</w:t>
      </w:r>
    </w:p>
    <w:p w:rsidR="008C2F5F" w:rsidRDefault="006B4AB8">
      <w:r>
        <w:tab/>
      </w:r>
      <w:r>
        <w:tab/>
        <w:t>The user can get information about the selection of the best suitable seeds for his area or of his choice.</w:t>
      </w:r>
    </w:p>
    <w:p w:rsidR="008C2F5F" w:rsidRDefault="006B4AB8">
      <w:pPr>
        <w:numPr>
          <w:ilvl w:val="0"/>
          <w:numId w:val="3"/>
        </w:numPr>
        <w:pBdr>
          <w:top w:val="nil"/>
          <w:left w:val="nil"/>
          <w:bottom w:val="nil"/>
          <w:right w:val="nil"/>
          <w:between w:val="nil"/>
        </w:pBdr>
        <w:rPr>
          <w:b/>
          <w:color w:val="000000"/>
        </w:rPr>
      </w:pPr>
      <w:r>
        <w:rPr>
          <w:b/>
          <w:color w:val="000000"/>
        </w:rPr>
        <w:t>Viewing watering information:</w:t>
      </w:r>
    </w:p>
    <w:p w:rsidR="008C2F5F" w:rsidRDefault="006B4AB8">
      <w:r>
        <w:rPr>
          <w:b/>
        </w:rPr>
        <w:tab/>
      </w:r>
      <w:r>
        <w:rPr>
          <w:b/>
        </w:rPr>
        <w:tab/>
      </w:r>
      <w:r>
        <w:t>The user can get the watering info</w:t>
      </w:r>
      <w:r>
        <w:t>rmation such that when the crop should be watered and the amount of water required</w:t>
      </w:r>
    </w:p>
    <w:p w:rsidR="008C2F5F" w:rsidRDefault="006B4AB8">
      <w:pPr>
        <w:numPr>
          <w:ilvl w:val="0"/>
          <w:numId w:val="3"/>
        </w:numPr>
        <w:pBdr>
          <w:top w:val="nil"/>
          <w:left w:val="nil"/>
          <w:bottom w:val="nil"/>
          <w:right w:val="nil"/>
          <w:between w:val="nil"/>
        </w:pBdr>
        <w:rPr>
          <w:b/>
          <w:color w:val="000000"/>
        </w:rPr>
      </w:pPr>
      <w:r>
        <w:rPr>
          <w:b/>
          <w:color w:val="000000"/>
        </w:rPr>
        <w:t>Suggesting best fertilizers and pesticides:</w:t>
      </w:r>
    </w:p>
    <w:p w:rsidR="008C2F5F" w:rsidRDefault="006B4AB8">
      <w:r>
        <w:tab/>
      </w:r>
      <w:r>
        <w:tab/>
        <w:t>The user will be able to get all the information related to fertilizers such as the amount and kind of fertilizers. The user wi</w:t>
      </w:r>
      <w:r>
        <w:t>ll also be suggested ways to eradicate all the pests which can be harmful to crops</w:t>
      </w:r>
    </w:p>
    <w:p w:rsidR="008C2F5F" w:rsidRDefault="006B4AB8">
      <w:pPr>
        <w:numPr>
          <w:ilvl w:val="0"/>
          <w:numId w:val="3"/>
        </w:numPr>
        <w:pBdr>
          <w:top w:val="nil"/>
          <w:left w:val="nil"/>
          <w:bottom w:val="nil"/>
          <w:right w:val="nil"/>
          <w:between w:val="nil"/>
        </w:pBdr>
        <w:rPr>
          <w:b/>
          <w:color w:val="000000"/>
        </w:rPr>
      </w:pPr>
      <w:r>
        <w:rPr>
          <w:b/>
          <w:color w:val="000000"/>
        </w:rPr>
        <w:t>Viewing fertilizing time:</w:t>
      </w:r>
    </w:p>
    <w:p w:rsidR="008C2F5F" w:rsidRDefault="006B4AB8">
      <w:r>
        <w:tab/>
      </w:r>
      <w:r>
        <w:tab/>
        <w:t>Users will be informed about the best suitable time for fertilizing with a particular fertilizer.</w:t>
      </w:r>
    </w:p>
    <w:p w:rsidR="008C2F5F" w:rsidRDefault="006B4AB8">
      <w:pPr>
        <w:numPr>
          <w:ilvl w:val="0"/>
          <w:numId w:val="3"/>
        </w:numPr>
        <w:pBdr>
          <w:top w:val="nil"/>
          <w:left w:val="nil"/>
          <w:bottom w:val="nil"/>
          <w:right w:val="nil"/>
          <w:between w:val="nil"/>
        </w:pBdr>
        <w:rPr>
          <w:b/>
          <w:color w:val="000000"/>
        </w:rPr>
      </w:pPr>
      <w:r>
        <w:rPr>
          <w:b/>
          <w:color w:val="000000"/>
        </w:rPr>
        <w:t>Predicting rain in the area:</w:t>
      </w:r>
    </w:p>
    <w:p w:rsidR="008C2F5F" w:rsidRDefault="006B4AB8">
      <w:r>
        <w:tab/>
      </w:r>
      <w:r>
        <w:tab/>
        <w:t>We will also add</w:t>
      </w:r>
      <w:r>
        <w:t xml:space="preserve"> a function that will predict rain in different areas of Sargodha so that farmers can water the crops accordingly.</w:t>
      </w:r>
    </w:p>
    <w:p w:rsidR="008C2F5F" w:rsidRDefault="006B4AB8">
      <w:pPr>
        <w:numPr>
          <w:ilvl w:val="0"/>
          <w:numId w:val="3"/>
        </w:numPr>
        <w:pBdr>
          <w:top w:val="nil"/>
          <w:left w:val="nil"/>
          <w:bottom w:val="nil"/>
          <w:right w:val="nil"/>
          <w:between w:val="nil"/>
        </w:pBdr>
        <w:rPr>
          <w:b/>
          <w:color w:val="000000"/>
        </w:rPr>
      </w:pPr>
      <w:r>
        <w:rPr>
          <w:b/>
          <w:color w:val="000000"/>
        </w:rPr>
        <w:t>Suggesting best time for harvesting crop:</w:t>
      </w:r>
    </w:p>
    <w:p w:rsidR="008C2F5F" w:rsidRDefault="006B4AB8">
      <w:r>
        <w:tab/>
      </w:r>
      <w:r>
        <w:tab/>
        <w:t>The farmers will be told about when and how to harvest the crop.</w:t>
      </w:r>
    </w:p>
    <w:p w:rsidR="008C2F5F" w:rsidRDefault="006B4AB8">
      <w:pPr>
        <w:numPr>
          <w:ilvl w:val="0"/>
          <w:numId w:val="3"/>
        </w:numPr>
        <w:pBdr>
          <w:top w:val="nil"/>
          <w:left w:val="nil"/>
          <w:bottom w:val="nil"/>
          <w:right w:val="nil"/>
          <w:between w:val="nil"/>
        </w:pBdr>
        <w:rPr>
          <w:b/>
          <w:color w:val="000000"/>
        </w:rPr>
      </w:pPr>
      <w:r>
        <w:rPr>
          <w:b/>
          <w:color w:val="000000"/>
        </w:rPr>
        <w:t>Suggesting best ways to store the crops:</w:t>
      </w:r>
    </w:p>
    <w:p w:rsidR="008C2F5F" w:rsidRDefault="006B4AB8">
      <w:r>
        <w:tab/>
      </w:r>
      <w:r>
        <w:tab/>
        <w:t>Farmers will be suggested the best ways to store the crop if they want to store it for later usage.</w:t>
      </w:r>
    </w:p>
    <w:p w:rsidR="008C2F5F" w:rsidRDefault="006B4AB8">
      <w:pPr>
        <w:pStyle w:val="Heading1"/>
        <w:numPr>
          <w:ilvl w:val="0"/>
          <w:numId w:val="4"/>
        </w:numPr>
      </w:pPr>
      <w:bookmarkStart w:id="4" w:name="_heading=h.2et92p0" w:colFirst="0" w:colLast="0"/>
      <w:bookmarkEnd w:id="4"/>
      <w:r>
        <w:t xml:space="preserve">Project Scope </w:t>
      </w:r>
    </w:p>
    <w:p w:rsidR="008C2F5F" w:rsidRDefault="006B4AB8">
      <w:pPr>
        <w:ind w:left="360"/>
      </w:pPr>
      <w:r>
        <w:t>We will be covering all the related aspects of 6 crops i.e. maze, rice, wheat, sugar cane, mustard</w:t>
      </w:r>
      <w:r>
        <w:t>, and cotton. The project’s focus area is district Sargodha. It will be a web-based project. It doesn’t include all the crops. The area under the focus of our project is district Sargodha.</w:t>
      </w:r>
    </w:p>
    <w:p w:rsidR="008C2F5F" w:rsidRDefault="006B4AB8">
      <w:pPr>
        <w:pStyle w:val="Heading1"/>
        <w:numPr>
          <w:ilvl w:val="0"/>
          <w:numId w:val="4"/>
        </w:numPr>
      </w:pPr>
      <w:bookmarkStart w:id="5" w:name="_heading=h.tyjcwt" w:colFirst="0" w:colLast="0"/>
      <w:bookmarkEnd w:id="5"/>
      <w:r>
        <w:t>High-level Project Plan</w:t>
      </w: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5518"/>
        <w:gridCol w:w="3117"/>
      </w:tblGrid>
      <w:tr w:rsidR="008C2F5F">
        <w:tc>
          <w:tcPr>
            <w:tcW w:w="715" w:type="dxa"/>
          </w:tcPr>
          <w:p w:rsidR="008C2F5F" w:rsidRDefault="006B4AB8">
            <w:pPr>
              <w:rPr>
                <w:b/>
              </w:rPr>
            </w:pPr>
            <w:r>
              <w:rPr>
                <w:b/>
              </w:rPr>
              <w:t>S.no</w:t>
            </w:r>
          </w:p>
        </w:tc>
        <w:tc>
          <w:tcPr>
            <w:tcW w:w="5518" w:type="dxa"/>
          </w:tcPr>
          <w:p w:rsidR="008C2F5F" w:rsidRDefault="006B4AB8">
            <w:pPr>
              <w:rPr>
                <w:b/>
              </w:rPr>
            </w:pPr>
            <w:r>
              <w:rPr>
                <w:b/>
              </w:rPr>
              <w:t>Task name</w:t>
            </w:r>
          </w:p>
        </w:tc>
        <w:tc>
          <w:tcPr>
            <w:tcW w:w="3117" w:type="dxa"/>
          </w:tcPr>
          <w:p w:rsidR="008C2F5F" w:rsidRDefault="006B4AB8">
            <w:r>
              <w:rPr>
                <w:b/>
              </w:rPr>
              <w:t>Time allocated</w:t>
            </w:r>
          </w:p>
        </w:tc>
      </w:tr>
      <w:tr w:rsidR="008C2F5F">
        <w:tc>
          <w:tcPr>
            <w:tcW w:w="715" w:type="dxa"/>
          </w:tcPr>
          <w:p w:rsidR="008C2F5F" w:rsidRDefault="006B4AB8">
            <w:r>
              <w:t>1</w:t>
            </w:r>
          </w:p>
        </w:tc>
        <w:tc>
          <w:tcPr>
            <w:tcW w:w="5518" w:type="dxa"/>
          </w:tcPr>
          <w:p w:rsidR="008C2F5F" w:rsidRDefault="006B4AB8">
            <w:r>
              <w:t>Requirement gathering</w:t>
            </w:r>
          </w:p>
        </w:tc>
        <w:tc>
          <w:tcPr>
            <w:tcW w:w="3117" w:type="dxa"/>
          </w:tcPr>
          <w:p w:rsidR="008C2F5F" w:rsidRDefault="006B4AB8">
            <w:r>
              <w:t>2 weeks</w:t>
            </w:r>
          </w:p>
        </w:tc>
      </w:tr>
      <w:tr w:rsidR="008C2F5F">
        <w:tc>
          <w:tcPr>
            <w:tcW w:w="715" w:type="dxa"/>
          </w:tcPr>
          <w:p w:rsidR="008C2F5F" w:rsidRDefault="006B4AB8">
            <w:r>
              <w:t>2</w:t>
            </w:r>
          </w:p>
        </w:tc>
        <w:tc>
          <w:tcPr>
            <w:tcW w:w="5518" w:type="dxa"/>
          </w:tcPr>
          <w:p w:rsidR="008C2F5F" w:rsidRDefault="006B4AB8">
            <w:r>
              <w:t>Problem analysis and proposal</w:t>
            </w:r>
          </w:p>
        </w:tc>
        <w:tc>
          <w:tcPr>
            <w:tcW w:w="3117" w:type="dxa"/>
          </w:tcPr>
          <w:p w:rsidR="008C2F5F" w:rsidRDefault="006B4AB8">
            <w:r>
              <w:t>2 weeks</w:t>
            </w:r>
          </w:p>
        </w:tc>
      </w:tr>
      <w:tr w:rsidR="008C2F5F">
        <w:tc>
          <w:tcPr>
            <w:tcW w:w="715" w:type="dxa"/>
          </w:tcPr>
          <w:p w:rsidR="008C2F5F" w:rsidRDefault="006B4AB8">
            <w:r>
              <w:t>3</w:t>
            </w:r>
          </w:p>
        </w:tc>
        <w:tc>
          <w:tcPr>
            <w:tcW w:w="5518" w:type="dxa"/>
          </w:tcPr>
          <w:p w:rsidR="008C2F5F" w:rsidRDefault="006B4AB8">
            <w:r>
              <w:t>Documentation</w:t>
            </w:r>
          </w:p>
        </w:tc>
        <w:tc>
          <w:tcPr>
            <w:tcW w:w="3117" w:type="dxa"/>
          </w:tcPr>
          <w:p w:rsidR="008C2F5F" w:rsidRDefault="006B4AB8">
            <w:r>
              <w:t>4 weeks</w:t>
            </w:r>
          </w:p>
        </w:tc>
      </w:tr>
      <w:tr w:rsidR="008C2F5F">
        <w:tc>
          <w:tcPr>
            <w:tcW w:w="715" w:type="dxa"/>
          </w:tcPr>
          <w:p w:rsidR="008C2F5F" w:rsidRDefault="006B4AB8">
            <w:r>
              <w:t>4</w:t>
            </w:r>
          </w:p>
        </w:tc>
        <w:tc>
          <w:tcPr>
            <w:tcW w:w="5518" w:type="dxa"/>
          </w:tcPr>
          <w:p w:rsidR="008C2F5F" w:rsidRDefault="006B4AB8">
            <w:r>
              <w:t>Design</w:t>
            </w:r>
          </w:p>
        </w:tc>
        <w:tc>
          <w:tcPr>
            <w:tcW w:w="3117" w:type="dxa"/>
          </w:tcPr>
          <w:p w:rsidR="008C2F5F" w:rsidRDefault="006B4AB8">
            <w:r>
              <w:t>3 weeks</w:t>
            </w:r>
          </w:p>
        </w:tc>
      </w:tr>
      <w:tr w:rsidR="008C2F5F">
        <w:tc>
          <w:tcPr>
            <w:tcW w:w="715" w:type="dxa"/>
          </w:tcPr>
          <w:p w:rsidR="008C2F5F" w:rsidRDefault="006B4AB8">
            <w:r>
              <w:t>5</w:t>
            </w:r>
          </w:p>
        </w:tc>
        <w:tc>
          <w:tcPr>
            <w:tcW w:w="5518" w:type="dxa"/>
          </w:tcPr>
          <w:p w:rsidR="008C2F5F" w:rsidRDefault="006B4AB8">
            <w:r>
              <w:t>Coding</w:t>
            </w:r>
          </w:p>
        </w:tc>
        <w:tc>
          <w:tcPr>
            <w:tcW w:w="3117" w:type="dxa"/>
          </w:tcPr>
          <w:p w:rsidR="008C2F5F" w:rsidRDefault="006B4AB8">
            <w:r>
              <w:t>4 weeks</w:t>
            </w:r>
          </w:p>
        </w:tc>
      </w:tr>
      <w:tr w:rsidR="008C2F5F">
        <w:tc>
          <w:tcPr>
            <w:tcW w:w="715" w:type="dxa"/>
          </w:tcPr>
          <w:p w:rsidR="008C2F5F" w:rsidRDefault="006B4AB8">
            <w:r>
              <w:lastRenderedPageBreak/>
              <w:t>6</w:t>
            </w:r>
          </w:p>
        </w:tc>
        <w:tc>
          <w:tcPr>
            <w:tcW w:w="5518" w:type="dxa"/>
          </w:tcPr>
          <w:p w:rsidR="008C2F5F" w:rsidRDefault="006B4AB8">
            <w:r>
              <w:t>Development</w:t>
            </w:r>
          </w:p>
        </w:tc>
        <w:tc>
          <w:tcPr>
            <w:tcW w:w="3117" w:type="dxa"/>
          </w:tcPr>
          <w:p w:rsidR="008C2F5F" w:rsidRDefault="006B4AB8">
            <w:r>
              <w:t>2 weeks</w:t>
            </w:r>
          </w:p>
        </w:tc>
      </w:tr>
      <w:tr w:rsidR="008C2F5F">
        <w:tc>
          <w:tcPr>
            <w:tcW w:w="715" w:type="dxa"/>
          </w:tcPr>
          <w:p w:rsidR="008C2F5F" w:rsidRDefault="006B4AB8">
            <w:r>
              <w:t>7</w:t>
            </w:r>
          </w:p>
        </w:tc>
        <w:tc>
          <w:tcPr>
            <w:tcW w:w="5518" w:type="dxa"/>
          </w:tcPr>
          <w:p w:rsidR="008C2F5F" w:rsidRDefault="006B4AB8">
            <w:r>
              <w:t>Implementation</w:t>
            </w:r>
          </w:p>
        </w:tc>
        <w:tc>
          <w:tcPr>
            <w:tcW w:w="3117" w:type="dxa"/>
          </w:tcPr>
          <w:p w:rsidR="008C2F5F" w:rsidRDefault="006B4AB8">
            <w:r>
              <w:t>3 weeks</w:t>
            </w:r>
          </w:p>
        </w:tc>
      </w:tr>
      <w:tr w:rsidR="008C2F5F">
        <w:tc>
          <w:tcPr>
            <w:tcW w:w="715" w:type="dxa"/>
          </w:tcPr>
          <w:p w:rsidR="008C2F5F" w:rsidRDefault="006B4AB8">
            <w:r>
              <w:t>8</w:t>
            </w:r>
          </w:p>
        </w:tc>
        <w:tc>
          <w:tcPr>
            <w:tcW w:w="5518" w:type="dxa"/>
          </w:tcPr>
          <w:p w:rsidR="008C2F5F" w:rsidRDefault="006B4AB8">
            <w:r>
              <w:t>Testing</w:t>
            </w:r>
          </w:p>
        </w:tc>
        <w:tc>
          <w:tcPr>
            <w:tcW w:w="3117" w:type="dxa"/>
          </w:tcPr>
          <w:p w:rsidR="008C2F5F" w:rsidRDefault="006B4AB8">
            <w:r>
              <w:t>2 weeks</w:t>
            </w:r>
          </w:p>
        </w:tc>
      </w:tr>
    </w:tbl>
    <w:p w:rsidR="008C2F5F" w:rsidRDefault="008C2F5F"/>
    <w:p w:rsidR="008C2F5F" w:rsidRDefault="006B4AB8">
      <w:pPr>
        <w:pStyle w:val="Heading1"/>
        <w:numPr>
          <w:ilvl w:val="0"/>
          <w:numId w:val="4"/>
        </w:numPr>
      </w:pPr>
      <w:r>
        <w:t>References</w:t>
      </w:r>
    </w:p>
    <w:p w:rsidR="008C2F5F" w:rsidRDefault="006B4AB8">
      <w:pPr>
        <w:numPr>
          <w:ilvl w:val="0"/>
          <w:numId w:val="1"/>
        </w:numPr>
        <w:pBdr>
          <w:top w:val="nil"/>
          <w:left w:val="nil"/>
          <w:bottom w:val="nil"/>
          <w:right w:val="nil"/>
          <w:between w:val="nil"/>
        </w:pBdr>
        <w:rPr>
          <w:color w:val="000000"/>
        </w:rPr>
      </w:pPr>
      <w:hyperlink r:id="rId8">
        <w:r>
          <w:rPr>
            <w:color w:val="0000FF"/>
            <w:u w:val="single"/>
          </w:rPr>
          <w:t>www.kisandost.com</w:t>
        </w:r>
      </w:hyperlink>
    </w:p>
    <w:p w:rsidR="008C2F5F" w:rsidRDefault="006B4AB8">
      <w:pPr>
        <w:numPr>
          <w:ilvl w:val="0"/>
          <w:numId w:val="1"/>
        </w:numPr>
        <w:pBdr>
          <w:top w:val="nil"/>
          <w:left w:val="nil"/>
          <w:bottom w:val="nil"/>
          <w:right w:val="nil"/>
          <w:between w:val="nil"/>
        </w:pBdr>
        <w:rPr>
          <w:color w:val="000000"/>
        </w:rPr>
      </w:pPr>
      <w:hyperlink r:id="rId9">
        <w:r>
          <w:rPr>
            <w:color w:val="0000FF"/>
            <w:u w:val="single"/>
          </w:rPr>
          <w:t>www.aari.punjab.gov.pk</w:t>
        </w:r>
      </w:hyperlink>
    </w:p>
    <w:p w:rsidR="008C2F5F" w:rsidRDefault="006B4AB8">
      <w:pPr>
        <w:numPr>
          <w:ilvl w:val="0"/>
          <w:numId w:val="1"/>
        </w:numPr>
        <w:pBdr>
          <w:top w:val="nil"/>
          <w:left w:val="nil"/>
          <w:bottom w:val="nil"/>
          <w:right w:val="nil"/>
          <w:between w:val="nil"/>
        </w:pBdr>
        <w:rPr>
          <w:color w:val="000000"/>
        </w:rPr>
      </w:pPr>
      <w:hyperlink r:id="rId10">
        <w:r>
          <w:rPr>
            <w:color w:val="0000FF"/>
            <w:u w:val="single"/>
          </w:rPr>
          <w:t>www.syngenta.com.pk</w:t>
        </w:r>
      </w:hyperlink>
    </w:p>
    <w:p w:rsidR="0065019E" w:rsidRDefault="006B4AB8">
      <w:pPr>
        <w:numPr>
          <w:ilvl w:val="0"/>
          <w:numId w:val="1"/>
        </w:numPr>
        <w:pBdr>
          <w:top w:val="nil"/>
          <w:left w:val="nil"/>
          <w:bottom w:val="nil"/>
          <w:right w:val="nil"/>
          <w:between w:val="nil"/>
        </w:pBdr>
        <w:rPr>
          <w:color w:val="0000FF"/>
          <w:u w:val="single"/>
        </w:rPr>
      </w:pPr>
      <w:hyperlink r:id="rId11">
        <w:r>
          <w:rPr>
            <w:color w:val="0000FF"/>
            <w:u w:val="single"/>
          </w:rPr>
          <w:t>www.agripunjab.gov.pk</w:t>
        </w:r>
      </w:hyperlink>
    </w:p>
    <w:p w:rsidR="0065019E" w:rsidRDefault="0065019E">
      <w:pPr>
        <w:rPr>
          <w:color w:val="0000FF"/>
          <w:u w:val="single"/>
        </w:rPr>
      </w:pPr>
      <w:r>
        <w:rPr>
          <w:color w:val="0000FF"/>
          <w:u w:val="single"/>
        </w:rPr>
        <w:br w:type="page"/>
      </w:r>
    </w:p>
    <w:bookmarkStart w:id="6" w:name="_MON_1703264729"/>
    <w:bookmarkEnd w:id="6"/>
    <w:p w:rsidR="0065019E" w:rsidRDefault="0065019E">
      <w:pPr>
        <w:pBdr>
          <w:bottom w:val="single" w:sz="4" w:space="1" w:color="000000"/>
        </w:pBdr>
        <w:spacing w:after="120"/>
        <w:ind w:left="389"/>
        <w:jc w:val="center"/>
        <w:rPr>
          <w:rFonts w:ascii="Verdana" w:eastAsia="Verdana" w:hAnsi="Verdana" w:cs="Verdana"/>
          <w:b/>
          <w:sz w:val="32"/>
          <w:szCs w:val="32"/>
        </w:rPr>
      </w:pPr>
      <w:r>
        <w:rPr>
          <w:color w:val="000000"/>
        </w:rPr>
        <w:object w:dxaOrig="10948" w:dyaOrig="5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7.5pt;height:26.25pt" o:ole="">
            <v:imagedata r:id="rId12" o:title=""/>
          </v:shape>
          <o:OLEObject Type="Embed" ProgID="Word.Document.12" ShapeID="_x0000_i1025" DrawAspect="Content" ObjectID="_1703265015" r:id="rId13">
            <o:FieldCodes>\s</o:FieldCodes>
          </o:OLEObject>
        </w:object>
      </w:r>
      <w:r>
        <w:rPr>
          <w:rFonts w:ascii="Verdana" w:eastAsia="Verdana" w:hAnsi="Verdana" w:cs="Verdana"/>
          <w:b/>
          <w:sz w:val="36"/>
          <w:szCs w:val="36"/>
        </w:rPr>
        <w:t>Software Requirements Specifications</w:t>
      </w:r>
    </w:p>
    <w:p w:rsidR="0065019E" w:rsidRDefault="0065019E">
      <w:pPr>
        <w:pBdr>
          <w:top w:val="nil"/>
          <w:left w:val="nil"/>
          <w:bottom w:val="nil"/>
          <w:right w:val="nil"/>
          <w:between w:val="nil"/>
        </w:pBdr>
        <w:rPr>
          <w:rFonts w:ascii="Arial" w:eastAsia="Arial" w:hAnsi="Arial" w:cs="Arial"/>
          <w:b/>
          <w:color w:val="000000"/>
          <w:sz w:val="28"/>
          <w:szCs w:val="28"/>
        </w:rPr>
      </w:pPr>
    </w:p>
    <w:p w:rsidR="0065019E" w:rsidRDefault="0065019E">
      <w:pPr>
        <w:pBdr>
          <w:top w:val="nil"/>
          <w:left w:val="nil"/>
          <w:bottom w:val="nil"/>
          <w:right w:val="nil"/>
          <w:between w:val="nil"/>
        </w:pBdr>
        <w:jc w:val="center"/>
        <w:rPr>
          <w:rFonts w:ascii="Arial" w:eastAsia="Arial" w:hAnsi="Arial" w:cs="Arial"/>
          <w:b/>
          <w:color w:val="000000"/>
          <w:sz w:val="28"/>
          <w:szCs w:val="28"/>
        </w:rPr>
      </w:pPr>
      <w:r>
        <w:rPr>
          <w:rFonts w:ascii="Arial" w:eastAsia="Arial" w:hAnsi="Arial" w:cs="Arial"/>
          <w:b/>
          <w:color w:val="000000"/>
          <w:sz w:val="28"/>
          <w:szCs w:val="28"/>
        </w:rPr>
        <w:t>Crop Guider</w:t>
      </w:r>
    </w:p>
    <w:p w:rsidR="0065019E" w:rsidRDefault="0065019E">
      <w:pPr>
        <w:pBdr>
          <w:top w:val="nil"/>
          <w:left w:val="nil"/>
          <w:bottom w:val="nil"/>
          <w:right w:val="nil"/>
          <w:between w:val="nil"/>
        </w:pBdr>
        <w:rPr>
          <w:rFonts w:ascii="Arial" w:eastAsia="Arial" w:hAnsi="Arial" w:cs="Arial"/>
          <w:b/>
          <w:color w:val="000000"/>
          <w:sz w:val="28"/>
          <w:szCs w:val="28"/>
        </w:rPr>
      </w:pPr>
    </w:p>
    <w:p w:rsidR="0065019E" w:rsidRDefault="0065019E">
      <w:pPr>
        <w:pBdr>
          <w:top w:val="nil"/>
          <w:left w:val="nil"/>
          <w:bottom w:val="nil"/>
          <w:right w:val="nil"/>
          <w:between w:val="nil"/>
        </w:pBdr>
        <w:rPr>
          <w:rFonts w:ascii="Arial" w:eastAsia="Arial" w:hAnsi="Arial" w:cs="Arial"/>
          <w:b/>
          <w:color w:val="000000"/>
        </w:rPr>
      </w:pPr>
    </w:p>
    <w:p w:rsidR="0065019E" w:rsidRDefault="0065019E">
      <w:pPr>
        <w:rPr>
          <w:rFonts w:ascii="Arial Black" w:eastAsia="Arial Black" w:hAnsi="Arial Black" w:cs="Arial Black"/>
        </w:rPr>
      </w:pPr>
    </w:p>
    <w:p w:rsidR="0065019E" w:rsidRDefault="0065019E">
      <w:pPr>
        <w:rPr>
          <w:rFonts w:ascii="Arial Black" w:eastAsia="Arial Black" w:hAnsi="Arial Black" w:cs="Arial Black"/>
        </w:rPr>
      </w:pPr>
      <w:r>
        <w:rPr>
          <w:rFonts w:ascii="Arial Black" w:eastAsia="Arial Black" w:hAnsi="Arial Black" w:cs="Arial Black"/>
        </w:rPr>
        <w:t>Internal Advisor:</w:t>
      </w:r>
    </w:p>
    <w:p w:rsidR="0065019E" w:rsidRDefault="0065019E">
      <w:pPr>
        <w:rPr>
          <w:rFonts w:ascii="Arial Black" w:eastAsia="Arial Black" w:hAnsi="Arial Black" w:cs="Arial Black"/>
        </w:rPr>
      </w:pPr>
    </w:p>
    <w:p w:rsidR="0065019E" w:rsidRDefault="0065019E">
      <w:pPr>
        <w:rPr>
          <w:rFonts w:ascii="Arial Black" w:eastAsia="Arial Black" w:hAnsi="Arial Black" w:cs="Arial Black"/>
        </w:rPr>
      </w:pPr>
    </w:p>
    <w:p w:rsidR="0065019E" w:rsidRDefault="0065019E">
      <w:pPr>
        <w:rPr>
          <w:rFonts w:ascii="Arial Black" w:eastAsia="Arial Black" w:hAnsi="Arial Black" w:cs="Arial Black"/>
        </w:rPr>
      </w:pPr>
      <w:r>
        <w:rPr>
          <w:rFonts w:ascii="Arial Black" w:eastAsia="Arial Black" w:hAnsi="Arial Black" w:cs="Arial Black"/>
        </w:rPr>
        <w:t>External Advisor:</w:t>
      </w:r>
    </w:p>
    <w:p w:rsidR="0065019E" w:rsidRDefault="0065019E">
      <w:pPr>
        <w:rPr>
          <w:rFonts w:ascii="Arial Black" w:eastAsia="Arial Black" w:hAnsi="Arial Black" w:cs="Arial Black"/>
        </w:rPr>
      </w:pPr>
    </w:p>
    <w:p w:rsidR="0065019E" w:rsidRDefault="0065019E">
      <w:pPr>
        <w:rPr>
          <w:rFonts w:ascii="Arial Black" w:eastAsia="Arial Black" w:hAnsi="Arial Black" w:cs="Arial Black"/>
        </w:rPr>
      </w:pPr>
    </w:p>
    <w:p w:rsidR="0065019E" w:rsidRDefault="0065019E">
      <w:pPr>
        <w:rPr>
          <w:rFonts w:ascii="Arial Black" w:eastAsia="Arial Black" w:hAnsi="Arial Black" w:cs="Arial Black"/>
        </w:rPr>
      </w:pPr>
      <w:r>
        <w:rPr>
          <w:rFonts w:ascii="Arial Black" w:eastAsia="Arial Black" w:hAnsi="Arial Black" w:cs="Arial Black"/>
        </w:rPr>
        <w:t>Project Manager:</w:t>
      </w:r>
    </w:p>
    <w:p w:rsidR="0065019E" w:rsidRDefault="0065019E">
      <w:r>
        <w:t xml:space="preserve">Mr. </w:t>
      </w:r>
      <w:proofErr w:type="spellStart"/>
      <w:r>
        <w:t>Saad</w:t>
      </w:r>
      <w:proofErr w:type="spellEnd"/>
      <w:r>
        <w:t xml:space="preserve"> </w:t>
      </w:r>
      <w:proofErr w:type="spellStart"/>
      <w:r>
        <w:t>Razzaq</w:t>
      </w:r>
      <w:proofErr w:type="spellEnd"/>
    </w:p>
    <w:p w:rsidR="0065019E" w:rsidRDefault="0065019E">
      <w:pPr>
        <w:rPr>
          <w:rFonts w:ascii="Arial Black" w:eastAsia="Arial Black" w:hAnsi="Arial Black" w:cs="Arial Black"/>
        </w:rPr>
      </w:pPr>
    </w:p>
    <w:p w:rsidR="0065019E" w:rsidRDefault="0065019E">
      <w:pPr>
        <w:rPr>
          <w:rFonts w:ascii="Arial Black" w:eastAsia="Arial Black" w:hAnsi="Arial Black" w:cs="Arial Black"/>
        </w:rPr>
      </w:pPr>
      <w:r>
        <w:rPr>
          <w:rFonts w:ascii="Arial Black" w:eastAsia="Arial Black" w:hAnsi="Arial Black" w:cs="Arial Black"/>
        </w:rPr>
        <w:t>Project Team:</w:t>
      </w:r>
    </w:p>
    <w:p w:rsidR="0065019E" w:rsidRDefault="0065019E">
      <w:r>
        <w:t xml:space="preserve">Muhammad </w:t>
      </w:r>
      <w:proofErr w:type="spellStart"/>
      <w:r>
        <w:t>Younas</w:t>
      </w:r>
      <w:proofErr w:type="spellEnd"/>
      <w:r>
        <w:t xml:space="preserve">   BCSF18M025   Team lead</w:t>
      </w:r>
    </w:p>
    <w:p w:rsidR="0065019E" w:rsidRDefault="0065019E">
      <w:pPr>
        <w:rPr>
          <w:rFonts w:ascii="Arial Black" w:eastAsia="Arial Black" w:hAnsi="Arial Black" w:cs="Arial Black"/>
        </w:rPr>
      </w:pPr>
      <w:proofErr w:type="spellStart"/>
      <w:r>
        <w:t>Hammad</w:t>
      </w:r>
      <w:proofErr w:type="spellEnd"/>
      <w:r>
        <w:t xml:space="preserve"> </w:t>
      </w:r>
      <w:proofErr w:type="spellStart"/>
      <w:r>
        <w:t>Ullah</w:t>
      </w:r>
      <w:proofErr w:type="spellEnd"/>
      <w:r>
        <w:t xml:space="preserve">   BCSF18M029</w:t>
      </w:r>
    </w:p>
    <w:p w:rsidR="0065019E" w:rsidRDefault="0065019E">
      <w:r>
        <w:rPr>
          <w:rFonts w:ascii="Arial Black" w:eastAsia="Arial Black" w:hAnsi="Arial Black" w:cs="Arial Black"/>
        </w:rPr>
        <w:t>Submission Date:</w:t>
      </w:r>
    </w:p>
    <w:p w:rsidR="0065019E" w:rsidRDefault="0065019E">
      <w:pPr>
        <w:pBdr>
          <w:top w:val="nil"/>
          <w:left w:val="nil"/>
          <w:bottom w:val="nil"/>
          <w:right w:val="nil"/>
          <w:between w:val="nil"/>
        </w:pBdr>
        <w:rPr>
          <w:color w:val="000000"/>
        </w:rPr>
      </w:pPr>
      <w:r>
        <w:rPr>
          <w:rFonts w:ascii="Calibri" w:eastAsia="Calibri" w:hAnsi="Calibri" w:cs="Calibri"/>
          <w:color w:val="000000"/>
          <w:sz w:val="22"/>
          <w:szCs w:val="22"/>
        </w:rPr>
        <w:t>23/11/2021</w:t>
      </w:r>
    </w:p>
    <w:p w:rsidR="0065019E" w:rsidRDefault="0065019E">
      <w:pPr>
        <w:pBdr>
          <w:top w:val="nil"/>
          <w:left w:val="nil"/>
          <w:bottom w:val="nil"/>
          <w:right w:val="nil"/>
          <w:between w:val="nil"/>
        </w:pBdr>
        <w:rPr>
          <w:rFonts w:ascii="Arial" w:eastAsia="Arial" w:hAnsi="Arial" w:cs="Arial"/>
          <w:b/>
          <w:color w:val="000000"/>
          <w:sz w:val="28"/>
          <w:szCs w:val="28"/>
        </w:rPr>
      </w:pPr>
    </w:p>
    <w:p w:rsidR="0065019E" w:rsidRDefault="0065019E">
      <w:pPr>
        <w:pBdr>
          <w:top w:val="nil"/>
          <w:left w:val="nil"/>
          <w:bottom w:val="nil"/>
          <w:right w:val="nil"/>
          <w:between w:val="nil"/>
        </w:pBdr>
        <w:rPr>
          <w:rFonts w:ascii="Arial" w:eastAsia="Arial" w:hAnsi="Arial" w:cs="Arial"/>
          <w:b/>
          <w:color w:val="000000"/>
          <w:sz w:val="28"/>
          <w:szCs w:val="28"/>
        </w:rPr>
      </w:pPr>
    </w:p>
    <w:p w:rsidR="0065019E" w:rsidRDefault="0065019E">
      <w:pPr>
        <w:pBdr>
          <w:top w:val="nil"/>
          <w:left w:val="nil"/>
          <w:bottom w:val="nil"/>
          <w:right w:val="nil"/>
          <w:between w:val="nil"/>
        </w:pBdr>
        <w:rPr>
          <w:rFonts w:ascii="Arial" w:eastAsia="Arial" w:hAnsi="Arial" w:cs="Arial"/>
          <w:b/>
          <w:color w:val="000000"/>
          <w:sz w:val="28"/>
          <w:szCs w:val="28"/>
        </w:rPr>
      </w:pPr>
    </w:p>
    <w:p w:rsidR="0065019E" w:rsidRDefault="0065019E">
      <w:pPr>
        <w:pBdr>
          <w:top w:val="nil"/>
          <w:left w:val="nil"/>
          <w:bottom w:val="nil"/>
          <w:right w:val="nil"/>
          <w:between w:val="nil"/>
        </w:pBdr>
        <w:rPr>
          <w:rFonts w:ascii="Arial" w:eastAsia="Arial" w:hAnsi="Arial" w:cs="Arial"/>
          <w:b/>
          <w:color w:val="000000"/>
          <w:sz w:val="28"/>
          <w:szCs w:val="28"/>
        </w:rPr>
      </w:pPr>
    </w:p>
    <w:p w:rsidR="0065019E" w:rsidRDefault="0065019E">
      <w:pPr>
        <w:pBdr>
          <w:top w:val="nil"/>
          <w:left w:val="nil"/>
          <w:bottom w:val="nil"/>
          <w:right w:val="nil"/>
          <w:between w:val="nil"/>
        </w:pBdr>
        <w:rPr>
          <w:rFonts w:ascii="Arial" w:eastAsia="Arial" w:hAnsi="Arial" w:cs="Arial"/>
          <w:b/>
          <w:color w:val="000000"/>
          <w:sz w:val="28"/>
          <w:szCs w:val="28"/>
        </w:rPr>
      </w:pPr>
    </w:p>
    <w:p w:rsidR="0065019E" w:rsidRDefault="0065019E" w:rsidP="0065019E">
      <w:pPr>
        <w:pStyle w:val="Heading3"/>
        <w:keepLines w:val="0"/>
        <w:numPr>
          <w:ilvl w:val="2"/>
          <w:numId w:val="5"/>
        </w:numPr>
        <w:spacing w:before="240" w:after="60"/>
        <w:ind w:left="4752" w:firstLine="0"/>
        <w:rPr>
          <w:rFonts w:ascii="Arial" w:eastAsia="Arial" w:hAnsi="Arial" w:cs="Arial"/>
          <w:b w:val="0"/>
        </w:rPr>
      </w:pPr>
      <w:r>
        <w:rPr>
          <w:rFonts w:ascii="Arial" w:eastAsia="Arial" w:hAnsi="Arial" w:cs="Arial"/>
          <w:b w:val="0"/>
        </w:rPr>
        <w:t xml:space="preserve">                           _____________________</w:t>
      </w:r>
    </w:p>
    <w:p w:rsidR="0065019E" w:rsidRDefault="0065019E">
      <w:pPr>
        <w:rPr>
          <w:rFonts w:ascii="Arial" w:eastAsia="Arial" w:hAnsi="Arial" w:cs="Arial"/>
          <w:b/>
          <w:sz w:val="20"/>
          <w:szCs w:val="20"/>
        </w:rPr>
      </w:pPr>
      <w:r>
        <w:rPr>
          <w:sz w:val="20"/>
          <w:szCs w:val="20"/>
        </w:rPr>
        <w:t xml:space="preserve">                                                                                    </w:t>
      </w:r>
      <w:r>
        <w:rPr>
          <w:sz w:val="20"/>
          <w:szCs w:val="20"/>
        </w:rPr>
        <w:tab/>
      </w:r>
      <w:r>
        <w:rPr>
          <w:sz w:val="20"/>
          <w:szCs w:val="20"/>
        </w:rPr>
        <w:tab/>
        <w:t xml:space="preserve"> </w:t>
      </w:r>
      <w:r>
        <w:rPr>
          <w:rFonts w:ascii="Arial" w:eastAsia="Arial" w:hAnsi="Arial" w:cs="Arial"/>
          <w:b/>
          <w:sz w:val="20"/>
          <w:szCs w:val="20"/>
        </w:rPr>
        <w:t>Project Manager’s Signature</w:t>
      </w:r>
    </w:p>
    <w:p w:rsidR="0065019E" w:rsidRDefault="0065019E">
      <w:pPr>
        <w:rPr>
          <w:rFonts w:ascii="Arial" w:eastAsia="Arial" w:hAnsi="Arial" w:cs="Arial"/>
          <w:b/>
          <w:sz w:val="20"/>
          <w:szCs w:val="20"/>
        </w:rPr>
      </w:pPr>
      <w:r>
        <w:br w:type="page"/>
      </w:r>
    </w:p>
    <w:p w:rsidR="0065019E" w:rsidRDefault="0065019E">
      <w:pPr>
        <w:pBdr>
          <w:bottom w:val="single" w:sz="12" w:space="1" w:color="000000"/>
        </w:pBdr>
        <w:jc w:val="center"/>
        <w:rPr>
          <w:rFonts w:ascii="Arial" w:eastAsia="Arial" w:hAnsi="Arial" w:cs="Arial"/>
          <w:b/>
          <w:sz w:val="32"/>
          <w:szCs w:val="32"/>
        </w:rPr>
      </w:pPr>
      <w:r>
        <w:rPr>
          <w:rFonts w:ascii="Arial" w:eastAsia="Arial" w:hAnsi="Arial" w:cs="Arial"/>
          <w:b/>
          <w:sz w:val="32"/>
          <w:szCs w:val="32"/>
        </w:rPr>
        <w:lastRenderedPageBreak/>
        <w:t>Table of Contents</w:t>
      </w:r>
    </w:p>
    <w:sdt>
      <w:sdtPr>
        <w:id w:val="2097433747"/>
        <w:docPartObj>
          <w:docPartGallery w:val="Table of Contents"/>
          <w:docPartUnique/>
        </w:docPartObj>
      </w:sdtPr>
      <w:sdtContent>
        <w:p w:rsidR="0065019E" w:rsidRDefault="0065019E">
          <w:pPr>
            <w:pBdr>
              <w:top w:val="nil"/>
              <w:left w:val="nil"/>
              <w:bottom w:val="nil"/>
              <w:right w:val="nil"/>
              <w:between w:val="nil"/>
            </w:pBdr>
            <w:tabs>
              <w:tab w:val="right" w:pos="9350"/>
            </w:tabs>
            <w:spacing w:after="100"/>
            <w:ind w:left="440"/>
            <w:rPr>
              <w:color w:val="000000"/>
            </w:rPr>
          </w:pPr>
          <w:r>
            <w:fldChar w:fldCharType="begin"/>
          </w:r>
          <w:r>
            <w:instrText xml:space="preserve"> TOC \h \u \z </w:instrText>
          </w:r>
          <w:r>
            <w:fldChar w:fldCharType="separate"/>
          </w:r>
          <w:hyperlink w:anchor="_heading=h.gjdgxs">
            <w:r>
              <w:rPr>
                <w:rFonts w:ascii="Arial" w:eastAsia="Arial" w:hAnsi="Arial" w:cs="Arial"/>
                <w:color w:val="000000"/>
                <w:sz w:val="22"/>
                <w:szCs w:val="22"/>
              </w:rPr>
              <w:t>_____________________</w:t>
            </w:r>
          </w:hyperlink>
          <w:hyperlink w:anchor="_heading=h.gjdgxs">
            <w:r>
              <w:rPr>
                <w:rFonts w:ascii="Calibri" w:eastAsia="Calibri" w:hAnsi="Calibri" w:cs="Calibri"/>
                <w:color w:val="000000"/>
                <w:sz w:val="22"/>
                <w:szCs w:val="22"/>
              </w:rPr>
              <w:tab/>
              <w:t>1</w:t>
            </w:r>
          </w:hyperlink>
        </w:p>
        <w:p w:rsidR="0065019E" w:rsidRDefault="0065019E">
          <w:pPr>
            <w:pBdr>
              <w:top w:val="nil"/>
              <w:left w:val="nil"/>
              <w:bottom w:val="nil"/>
              <w:right w:val="nil"/>
              <w:between w:val="nil"/>
            </w:pBdr>
            <w:tabs>
              <w:tab w:val="left" w:pos="440"/>
              <w:tab w:val="right" w:pos="9350"/>
            </w:tabs>
            <w:spacing w:after="100"/>
            <w:rPr>
              <w:color w:val="000000"/>
            </w:rPr>
          </w:pPr>
          <w:hyperlink w:anchor="_heading=h.1fob9te">
            <w:r>
              <w:rPr>
                <w:rFonts w:ascii="Calibri" w:eastAsia="Calibri" w:hAnsi="Calibri" w:cs="Calibri"/>
                <w:color w:val="000000"/>
                <w:sz w:val="22"/>
                <w:szCs w:val="22"/>
              </w:rPr>
              <w:t>1.</w:t>
            </w:r>
            <w:r>
              <w:rPr>
                <w:rFonts w:ascii="Calibri" w:eastAsia="Calibri" w:hAnsi="Calibri" w:cs="Calibri"/>
                <w:color w:val="000000"/>
                <w:sz w:val="22"/>
                <w:szCs w:val="22"/>
              </w:rPr>
              <w:tab/>
              <w:t>Introduction</w:t>
            </w:r>
            <w:r>
              <w:rPr>
                <w:rFonts w:ascii="Calibri" w:eastAsia="Calibri" w:hAnsi="Calibri" w:cs="Calibri"/>
                <w:color w:val="000000"/>
                <w:sz w:val="22"/>
                <w:szCs w:val="22"/>
              </w:rPr>
              <w:tab/>
              <w:t>3</w:t>
            </w:r>
          </w:hyperlink>
        </w:p>
        <w:p w:rsidR="0065019E" w:rsidRDefault="0065019E">
          <w:pPr>
            <w:pBdr>
              <w:top w:val="nil"/>
              <w:left w:val="nil"/>
              <w:bottom w:val="nil"/>
              <w:right w:val="nil"/>
              <w:between w:val="nil"/>
            </w:pBdr>
            <w:tabs>
              <w:tab w:val="left" w:pos="880"/>
              <w:tab w:val="right" w:pos="9350"/>
            </w:tabs>
            <w:spacing w:after="100"/>
            <w:ind w:left="220"/>
            <w:rPr>
              <w:color w:val="000000"/>
            </w:rPr>
          </w:pPr>
          <w:hyperlink w:anchor="_heading=h.3znysh7">
            <w:r>
              <w:rPr>
                <w:rFonts w:ascii="Arial" w:eastAsia="Arial" w:hAnsi="Arial" w:cs="Arial"/>
                <w:color w:val="000000"/>
                <w:sz w:val="22"/>
                <w:szCs w:val="22"/>
              </w:rPr>
              <w:t>1.1</w:t>
            </w:r>
          </w:hyperlink>
          <w:hyperlink w:anchor="_heading=h.3znysh7">
            <w:r>
              <w:rPr>
                <w:rFonts w:ascii="Calibri" w:eastAsia="Calibri" w:hAnsi="Calibri" w:cs="Calibri"/>
                <w:color w:val="000000"/>
                <w:sz w:val="22"/>
                <w:szCs w:val="22"/>
              </w:rPr>
              <w:tab/>
            </w:r>
          </w:hyperlink>
          <w:r>
            <w:fldChar w:fldCharType="begin"/>
          </w:r>
          <w:r>
            <w:instrText xml:space="preserve"> PAGEREF _heading=h.3znysh7 \h </w:instrText>
          </w:r>
          <w:r>
            <w:fldChar w:fldCharType="separate"/>
          </w:r>
          <w:r>
            <w:rPr>
              <w:rFonts w:ascii="Arial" w:eastAsia="Arial" w:hAnsi="Arial" w:cs="Arial"/>
              <w:color w:val="000000"/>
              <w:sz w:val="22"/>
              <w:szCs w:val="22"/>
            </w:rPr>
            <w:t>Purpose of Document</w:t>
          </w:r>
          <w:r>
            <w:rPr>
              <w:rFonts w:ascii="Calibri" w:eastAsia="Calibri" w:hAnsi="Calibri" w:cs="Calibri"/>
              <w:color w:val="000000"/>
              <w:sz w:val="22"/>
              <w:szCs w:val="22"/>
            </w:rPr>
            <w:tab/>
            <w:t>3</w:t>
          </w:r>
          <w:r>
            <w:fldChar w:fldCharType="end"/>
          </w:r>
        </w:p>
        <w:p w:rsidR="0065019E" w:rsidRDefault="0065019E">
          <w:pPr>
            <w:pBdr>
              <w:top w:val="nil"/>
              <w:left w:val="nil"/>
              <w:bottom w:val="nil"/>
              <w:right w:val="nil"/>
              <w:between w:val="nil"/>
            </w:pBdr>
            <w:tabs>
              <w:tab w:val="left" w:pos="880"/>
              <w:tab w:val="right" w:pos="9350"/>
            </w:tabs>
            <w:spacing w:after="100"/>
            <w:ind w:left="220"/>
            <w:rPr>
              <w:color w:val="000000"/>
            </w:rPr>
          </w:pPr>
          <w:hyperlink w:anchor="_heading=h.2et92p0">
            <w:r>
              <w:rPr>
                <w:rFonts w:ascii="Arial" w:eastAsia="Arial" w:hAnsi="Arial" w:cs="Arial"/>
                <w:color w:val="000000"/>
                <w:sz w:val="22"/>
                <w:szCs w:val="22"/>
              </w:rPr>
              <w:t>1.2</w:t>
            </w:r>
          </w:hyperlink>
          <w:hyperlink w:anchor="_heading=h.2et92p0">
            <w:r>
              <w:rPr>
                <w:rFonts w:ascii="Calibri" w:eastAsia="Calibri" w:hAnsi="Calibri" w:cs="Calibri"/>
                <w:color w:val="000000"/>
                <w:sz w:val="22"/>
                <w:szCs w:val="22"/>
              </w:rPr>
              <w:tab/>
            </w:r>
          </w:hyperlink>
          <w:r>
            <w:fldChar w:fldCharType="begin"/>
          </w:r>
          <w:r>
            <w:instrText xml:space="preserve"> PAGEREF _heading=h.2et92p0 \h </w:instrText>
          </w:r>
          <w:r>
            <w:fldChar w:fldCharType="separate"/>
          </w:r>
          <w:r>
            <w:rPr>
              <w:rFonts w:ascii="Arial" w:eastAsia="Arial" w:hAnsi="Arial" w:cs="Arial"/>
              <w:color w:val="000000"/>
              <w:sz w:val="22"/>
              <w:szCs w:val="22"/>
            </w:rPr>
            <w:t>Project Overview</w:t>
          </w:r>
          <w:r>
            <w:rPr>
              <w:rFonts w:ascii="Calibri" w:eastAsia="Calibri" w:hAnsi="Calibri" w:cs="Calibri"/>
              <w:color w:val="000000"/>
              <w:sz w:val="22"/>
              <w:szCs w:val="22"/>
            </w:rPr>
            <w:tab/>
            <w:t>3</w:t>
          </w:r>
          <w:r>
            <w:fldChar w:fldCharType="end"/>
          </w:r>
        </w:p>
        <w:p w:rsidR="0065019E" w:rsidRDefault="0065019E">
          <w:pPr>
            <w:pBdr>
              <w:top w:val="nil"/>
              <w:left w:val="nil"/>
              <w:bottom w:val="nil"/>
              <w:right w:val="nil"/>
              <w:between w:val="nil"/>
            </w:pBdr>
            <w:tabs>
              <w:tab w:val="left" w:pos="880"/>
              <w:tab w:val="right" w:pos="9350"/>
            </w:tabs>
            <w:spacing w:after="100"/>
            <w:ind w:left="220"/>
            <w:rPr>
              <w:color w:val="000000"/>
            </w:rPr>
          </w:pPr>
          <w:hyperlink w:anchor="_heading=h.tyjcwt">
            <w:r>
              <w:rPr>
                <w:rFonts w:ascii="Arial" w:eastAsia="Arial" w:hAnsi="Arial" w:cs="Arial"/>
                <w:color w:val="000000"/>
                <w:sz w:val="22"/>
                <w:szCs w:val="22"/>
              </w:rPr>
              <w:t>1.3</w:t>
            </w:r>
          </w:hyperlink>
          <w:hyperlink w:anchor="_heading=h.tyjcwt">
            <w:r>
              <w:rPr>
                <w:rFonts w:ascii="Calibri" w:eastAsia="Calibri" w:hAnsi="Calibri" w:cs="Calibri"/>
                <w:color w:val="000000"/>
                <w:sz w:val="22"/>
                <w:szCs w:val="22"/>
              </w:rPr>
              <w:tab/>
            </w:r>
          </w:hyperlink>
          <w:r>
            <w:fldChar w:fldCharType="begin"/>
          </w:r>
          <w:r>
            <w:instrText xml:space="preserve"> PAGEREF _heading=h.tyjcwt \h </w:instrText>
          </w:r>
          <w:r>
            <w:fldChar w:fldCharType="separate"/>
          </w:r>
          <w:r>
            <w:rPr>
              <w:rFonts w:ascii="Arial" w:eastAsia="Arial" w:hAnsi="Arial" w:cs="Arial"/>
              <w:color w:val="000000"/>
              <w:sz w:val="22"/>
              <w:szCs w:val="22"/>
            </w:rPr>
            <w:t>Scope</w:t>
          </w:r>
          <w:r>
            <w:rPr>
              <w:rFonts w:ascii="Calibri" w:eastAsia="Calibri" w:hAnsi="Calibri" w:cs="Calibri"/>
              <w:color w:val="000000"/>
              <w:sz w:val="22"/>
              <w:szCs w:val="22"/>
            </w:rPr>
            <w:tab/>
            <w:t>3</w:t>
          </w:r>
          <w:r>
            <w:fldChar w:fldCharType="end"/>
          </w:r>
        </w:p>
        <w:p w:rsidR="0065019E" w:rsidRDefault="0065019E">
          <w:pPr>
            <w:pBdr>
              <w:top w:val="nil"/>
              <w:left w:val="nil"/>
              <w:bottom w:val="nil"/>
              <w:right w:val="nil"/>
              <w:between w:val="nil"/>
            </w:pBdr>
            <w:tabs>
              <w:tab w:val="left" w:pos="440"/>
              <w:tab w:val="right" w:pos="9350"/>
            </w:tabs>
            <w:spacing w:after="100"/>
            <w:rPr>
              <w:color w:val="000000"/>
            </w:rPr>
          </w:pPr>
          <w:hyperlink w:anchor="_heading=h.3dy6vkm">
            <w:r>
              <w:rPr>
                <w:rFonts w:ascii="Calibri" w:eastAsia="Calibri" w:hAnsi="Calibri" w:cs="Calibri"/>
                <w:color w:val="000000"/>
                <w:sz w:val="22"/>
                <w:szCs w:val="22"/>
              </w:rPr>
              <w:t>2.</w:t>
            </w:r>
            <w:r>
              <w:rPr>
                <w:rFonts w:ascii="Calibri" w:eastAsia="Calibri" w:hAnsi="Calibri" w:cs="Calibri"/>
                <w:color w:val="000000"/>
                <w:sz w:val="22"/>
                <w:szCs w:val="22"/>
              </w:rPr>
              <w:tab/>
              <w:t>Overall System Description</w:t>
            </w:r>
            <w:r>
              <w:rPr>
                <w:rFonts w:ascii="Calibri" w:eastAsia="Calibri" w:hAnsi="Calibri" w:cs="Calibri"/>
                <w:color w:val="000000"/>
                <w:sz w:val="22"/>
                <w:szCs w:val="22"/>
              </w:rPr>
              <w:tab/>
              <w:t>3</w:t>
            </w:r>
          </w:hyperlink>
        </w:p>
        <w:p w:rsidR="0065019E" w:rsidRDefault="0065019E">
          <w:pPr>
            <w:pBdr>
              <w:top w:val="nil"/>
              <w:left w:val="nil"/>
              <w:bottom w:val="nil"/>
              <w:right w:val="nil"/>
              <w:between w:val="nil"/>
            </w:pBdr>
            <w:tabs>
              <w:tab w:val="left" w:pos="880"/>
              <w:tab w:val="right" w:pos="9350"/>
            </w:tabs>
            <w:spacing w:after="100"/>
            <w:ind w:left="220"/>
            <w:rPr>
              <w:color w:val="000000"/>
            </w:rPr>
          </w:pPr>
          <w:hyperlink w:anchor="_heading=h.1t3h5sf">
            <w:r>
              <w:rPr>
                <w:rFonts w:ascii="Arial" w:eastAsia="Arial" w:hAnsi="Arial" w:cs="Arial"/>
                <w:color w:val="000000"/>
                <w:sz w:val="22"/>
                <w:szCs w:val="22"/>
              </w:rPr>
              <w:t>2.1</w:t>
            </w:r>
          </w:hyperlink>
          <w:hyperlink w:anchor="_heading=h.1t3h5sf">
            <w:r>
              <w:rPr>
                <w:rFonts w:ascii="Calibri" w:eastAsia="Calibri" w:hAnsi="Calibri" w:cs="Calibri"/>
                <w:color w:val="000000"/>
                <w:sz w:val="22"/>
                <w:szCs w:val="22"/>
              </w:rPr>
              <w:tab/>
            </w:r>
          </w:hyperlink>
          <w:r>
            <w:fldChar w:fldCharType="begin"/>
          </w:r>
          <w:r>
            <w:instrText xml:space="preserve"> PAGEREF _heading=h.1t3h5sf \h </w:instrText>
          </w:r>
          <w:r>
            <w:fldChar w:fldCharType="separate"/>
          </w:r>
          <w:r>
            <w:rPr>
              <w:rFonts w:ascii="Arial" w:eastAsia="Arial" w:hAnsi="Arial" w:cs="Arial"/>
              <w:color w:val="000000"/>
              <w:sz w:val="22"/>
              <w:szCs w:val="22"/>
            </w:rPr>
            <w:t>User characteristics</w:t>
          </w:r>
          <w:r>
            <w:rPr>
              <w:rFonts w:ascii="Calibri" w:eastAsia="Calibri" w:hAnsi="Calibri" w:cs="Calibri"/>
              <w:color w:val="000000"/>
              <w:sz w:val="22"/>
              <w:szCs w:val="22"/>
            </w:rPr>
            <w:tab/>
            <w:t>3</w:t>
          </w:r>
          <w:r>
            <w:fldChar w:fldCharType="end"/>
          </w:r>
        </w:p>
        <w:p w:rsidR="0065019E" w:rsidRDefault="0065019E">
          <w:pPr>
            <w:pBdr>
              <w:top w:val="nil"/>
              <w:left w:val="nil"/>
              <w:bottom w:val="nil"/>
              <w:right w:val="nil"/>
              <w:between w:val="nil"/>
            </w:pBdr>
            <w:tabs>
              <w:tab w:val="left" w:pos="880"/>
              <w:tab w:val="right" w:pos="9350"/>
            </w:tabs>
            <w:spacing w:after="100"/>
            <w:ind w:left="220"/>
            <w:rPr>
              <w:color w:val="000000"/>
            </w:rPr>
          </w:pPr>
          <w:hyperlink w:anchor="_heading=h.4d34og8">
            <w:r>
              <w:rPr>
                <w:rFonts w:ascii="Arial" w:eastAsia="Arial" w:hAnsi="Arial" w:cs="Arial"/>
                <w:color w:val="000000"/>
                <w:sz w:val="22"/>
                <w:szCs w:val="22"/>
              </w:rPr>
              <w:t>2.2</w:t>
            </w:r>
          </w:hyperlink>
          <w:hyperlink w:anchor="_heading=h.4d34og8">
            <w:r>
              <w:rPr>
                <w:rFonts w:ascii="Calibri" w:eastAsia="Calibri" w:hAnsi="Calibri" w:cs="Calibri"/>
                <w:color w:val="000000"/>
                <w:sz w:val="22"/>
                <w:szCs w:val="22"/>
              </w:rPr>
              <w:tab/>
            </w:r>
          </w:hyperlink>
          <w:r>
            <w:fldChar w:fldCharType="begin"/>
          </w:r>
          <w:r>
            <w:instrText xml:space="preserve"> PAGEREF _heading=h.4d34og8 \h </w:instrText>
          </w:r>
          <w:r>
            <w:fldChar w:fldCharType="separate"/>
          </w:r>
          <w:r>
            <w:rPr>
              <w:rFonts w:ascii="Arial" w:eastAsia="Arial" w:hAnsi="Arial" w:cs="Arial"/>
              <w:color w:val="000000"/>
              <w:sz w:val="22"/>
              <w:szCs w:val="22"/>
            </w:rPr>
            <w:t>Operating environment</w:t>
          </w:r>
          <w:r>
            <w:rPr>
              <w:rFonts w:ascii="Calibri" w:eastAsia="Calibri" w:hAnsi="Calibri" w:cs="Calibri"/>
              <w:color w:val="000000"/>
              <w:sz w:val="22"/>
              <w:szCs w:val="22"/>
            </w:rPr>
            <w:tab/>
            <w:t>3</w:t>
          </w:r>
          <w:r>
            <w:fldChar w:fldCharType="end"/>
          </w:r>
        </w:p>
        <w:p w:rsidR="0065019E" w:rsidRDefault="0065019E">
          <w:pPr>
            <w:pBdr>
              <w:top w:val="nil"/>
              <w:left w:val="nil"/>
              <w:bottom w:val="nil"/>
              <w:right w:val="nil"/>
              <w:between w:val="nil"/>
            </w:pBdr>
            <w:tabs>
              <w:tab w:val="left" w:pos="880"/>
              <w:tab w:val="right" w:pos="9350"/>
            </w:tabs>
            <w:spacing w:after="100"/>
            <w:ind w:left="220"/>
            <w:rPr>
              <w:color w:val="000000"/>
            </w:rPr>
          </w:pPr>
          <w:hyperlink w:anchor="_heading=h.2s8eyo1">
            <w:r>
              <w:rPr>
                <w:rFonts w:ascii="Arial" w:eastAsia="Arial" w:hAnsi="Arial" w:cs="Arial"/>
                <w:color w:val="000000"/>
                <w:sz w:val="22"/>
                <w:szCs w:val="22"/>
              </w:rPr>
              <w:t>2.3</w:t>
            </w:r>
          </w:hyperlink>
          <w:hyperlink w:anchor="_heading=h.2s8eyo1">
            <w:r>
              <w:rPr>
                <w:rFonts w:ascii="Calibri" w:eastAsia="Calibri" w:hAnsi="Calibri" w:cs="Calibri"/>
                <w:color w:val="000000"/>
                <w:sz w:val="22"/>
                <w:szCs w:val="22"/>
              </w:rPr>
              <w:tab/>
            </w:r>
          </w:hyperlink>
          <w:r>
            <w:fldChar w:fldCharType="begin"/>
          </w:r>
          <w:r>
            <w:instrText xml:space="preserve"> PAGEREF _heading=h.2s8eyo1 \h </w:instrText>
          </w:r>
          <w:r>
            <w:fldChar w:fldCharType="separate"/>
          </w:r>
          <w:r>
            <w:rPr>
              <w:rFonts w:ascii="Arial" w:eastAsia="Arial" w:hAnsi="Arial" w:cs="Arial"/>
              <w:color w:val="000000"/>
              <w:sz w:val="22"/>
              <w:szCs w:val="22"/>
            </w:rPr>
            <w:t>System constraints</w:t>
          </w:r>
          <w:r>
            <w:rPr>
              <w:rFonts w:ascii="Calibri" w:eastAsia="Calibri" w:hAnsi="Calibri" w:cs="Calibri"/>
              <w:color w:val="000000"/>
              <w:sz w:val="22"/>
              <w:szCs w:val="22"/>
            </w:rPr>
            <w:tab/>
            <w:t>3</w:t>
          </w:r>
          <w:r>
            <w:fldChar w:fldCharType="end"/>
          </w:r>
        </w:p>
        <w:p w:rsidR="0065019E" w:rsidRDefault="0065019E">
          <w:pPr>
            <w:pBdr>
              <w:top w:val="nil"/>
              <w:left w:val="nil"/>
              <w:bottom w:val="nil"/>
              <w:right w:val="nil"/>
              <w:between w:val="nil"/>
            </w:pBdr>
            <w:tabs>
              <w:tab w:val="left" w:pos="880"/>
              <w:tab w:val="right" w:pos="9350"/>
            </w:tabs>
            <w:spacing w:after="100"/>
            <w:ind w:left="220"/>
            <w:rPr>
              <w:color w:val="000000"/>
            </w:rPr>
          </w:pPr>
          <w:hyperlink w:anchor="_heading=h.3rdcrjn">
            <w:r>
              <w:rPr>
                <w:rFonts w:ascii="Arial" w:eastAsia="Arial" w:hAnsi="Arial" w:cs="Arial"/>
                <w:color w:val="000000"/>
                <w:sz w:val="22"/>
                <w:szCs w:val="22"/>
              </w:rPr>
              <w:t>3.1</w:t>
            </w:r>
          </w:hyperlink>
          <w:hyperlink w:anchor="_heading=h.3rdcrjn">
            <w:r>
              <w:rPr>
                <w:rFonts w:ascii="Calibri" w:eastAsia="Calibri" w:hAnsi="Calibri" w:cs="Calibri"/>
                <w:color w:val="000000"/>
                <w:sz w:val="22"/>
                <w:szCs w:val="22"/>
              </w:rPr>
              <w:tab/>
            </w:r>
          </w:hyperlink>
          <w:r>
            <w:fldChar w:fldCharType="begin"/>
          </w:r>
          <w:r>
            <w:instrText xml:space="preserve"> PAGEREF _heading=h.3rdcrjn \h </w:instrText>
          </w:r>
          <w:r>
            <w:fldChar w:fldCharType="separate"/>
          </w:r>
          <w:r>
            <w:rPr>
              <w:rFonts w:ascii="Arial" w:eastAsia="Arial" w:hAnsi="Arial" w:cs="Arial"/>
              <w:color w:val="000000"/>
              <w:sz w:val="22"/>
              <w:szCs w:val="22"/>
            </w:rPr>
            <w:t>Hardware Interfaces</w:t>
          </w:r>
          <w:r>
            <w:rPr>
              <w:rFonts w:ascii="Calibri" w:eastAsia="Calibri" w:hAnsi="Calibri" w:cs="Calibri"/>
              <w:color w:val="000000"/>
              <w:sz w:val="22"/>
              <w:szCs w:val="22"/>
            </w:rPr>
            <w:tab/>
            <w:t>3</w:t>
          </w:r>
          <w:r>
            <w:fldChar w:fldCharType="end"/>
          </w:r>
        </w:p>
        <w:p w:rsidR="0065019E" w:rsidRDefault="0065019E">
          <w:pPr>
            <w:pBdr>
              <w:top w:val="nil"/>
              <w:left w:val="nil"/>
              <w:bottom w:val="nil"/>
              <w:right w:val="nil"/>
              <w:between w:val="nil"/>
            </w:pBdr>
            <w:tabs>
              <w:tab w:val="left" w:pos="880"/>
              <w:tab w:val="right" w:pos="9350"/>
            </w:tabs>
            <w:spacing w:after="100"/>
            <w:ind w:left="220"/>
            <w:rPr>
              <w:color w:val="000000"/>
            </w:rPr>
          </w:pPr>
          <w:hyperlink w:anchor="_heading=h.26in1rg">
            <w:r>
              <w:rPr>
                <w:rFonts w:ascii="Arial" w:eastAsia="Arial" w:hAnsi="Arial" w:cs="Arial"/>
                <w:color w:val="000000"/>
                <w:sz w:val="22"/>
                <w:szCs w:val="22"/>
              </w:rPr>
              <w:t>3.2</w:t>
            </w:r>
          </w:hyperlink>
          <w:hyperlink w:anchor="_heading=h.26in1rg">
            <w:r>
              <w:rPr>
                <w:rFonts w:ascii="Calibri" w:eastAsia="Calibri" w:hAnsi="Calibri" w:cs="Calibri"/>
                <w:color w:val="000000"/>
                <w:sz w:val="22"/>
                <w:szCs w:val="22"/>
              </w:rPr>
              <w:tab/>
            </w:r>
          </w:hyperlink>
          <w:r>
            <w:fldChar w:fldCharType="begin"/>
          </w:r>
          <w:r>
            <w:instrText xml:space="preserve"> PAGEREF _heading=h.26in1rg \h </w:instrText>
          </w:r>
          <w:r>
            <w:fldChar w:fldCharType="separate"/>
          </w:r>
          <w:r>
            <w:rPr>
              <w:rFonts w:ascii="Arial" w:eastAsia="Arial" w:hAnsi="Arial" w:cs="Arial"/>
              <w:color w:val="000000"/>
              <w:sz w:val="22"/>
              <w:szCs w:val="22"/>
            </w:rPr>
            <w:t>Software Interfaces</w:t>
          </w:r>
          <w:r>
            <w:rPr>
              <w:rFonts w:ascii="Calibri" w:eastAsia="Calibri" w:hAnsi="Calibri" w:cs="Calibri"/>
              <w:color w:val="000000"/>
              <w:sz w:val="22"/>
              <w:szCs w:val="22"/>
            </w:rPr>
            <w:tab/>
            <w:t>3</w:t>
          </w:r>
          <w:r>
            <w:fldChar w:fldCharType="end"/>
          </w:r>
        </w:p>
        <w:p w:rsidR="0065019E" w:rsidRDefault="0065019E">
          <w:pPr>
            <w:pBdr>
              <w:top w:val="nil"/>
              <w:left w:val="nil"/>
              <w:bottom w:val="nil"/>
              <w:right w:val="nil"/>
              <w:between w:val="nil"/>
            </w:pBdr>
            <w:tabs>
              <w:tab w:val="left" w:pos="440"/>
              <w:tab w:val="right" w:pos="9350"/>
            </w:tabs>
            <w:spacing w:after="100"/>
            <w:rPr>
              <w:color w:val="000000"/>
            </w:rPr>
          </w:pPr>
          <w:hyperlink w:anchor="_heading=h.lnxbz9">
            <w:r>
              <w:rPr>
                <w:rFonts w:ascii="Calibri" w:eastAsia="Calibri" w:hAnsi="Calibri" w:cs="Calibri"/>
                <w:color w:val="000000"/>
                <w:sz w:val="22"/>
                <w:szCs w:val="22"/>
              </w:rPr>
              <w:t>4.</w:t>
            </w:r>
            <w:r>
              <w:rPr>
                <w:rFonts w:ascii="Calibri" w:eastAsia="Calibri" w:hAnsi="Calibri" w:cs="Calibri"/>
                <w:color w:val="000000"/>
                <w:sz w:val="22"/>
                <w:szCs w:val="22"/>
              </w:rPr>
              <w:tab/>
              <w:t>Functional Requirements</w:t>
            </w:r>
            <w:r>
              <w:rPr>
                <w:rFonts w:ascii="Calibri" w:eastAsia="Calibri" w:hAnsi="Calibri" w:cs="Calibri"/>
                <w:color w:val="000000"/>
                <w:sz w:val="22"/>
                <w:szCs w:val="22"/>
              </w:rPr>
              <w:tab/>
              <w:t>4</w:t>
            </w:r>
          </w:hyperlink>
        </w:p>
        <w:p w:rsidR="0065019E" w:rsidRDefault="0065019E">
          <w:pPr>
            <w:pBdr>
              <w:top w:val="nil"/>
              <w:left w:val="nil"/>
              <w:bottom w:val="nil"/>
              <w:right w:val="nil"/>
              <w:between w:val="nil"/>
            </w:pBdr>
            <w:tabs>
              <w:tab w:val="left" w:pos="440"/>
              <w:tab w:val="right" w:pos="9350"/>
            </w:tabs>
            <w:spacing w:after="100"/>
            <w:rPr>
              <w:color w:val="000000"/>
            </w:rPr>
          </w:pPr>
          <w:hyperlink w:anchor="_heading=h.35nkun2">
            <w:r>
              <w:rPr>
                <w:rFonts w:ascii="Calibri" w:eastAsia="Calibri" w:hAnsi="Calibri" w:cs="Calibri"/>
                <w:color w:val="000000"/>
                <w:sz w:val="22"/>
                <w:szCs w:val="22"/>
              </w:rPr>
              <w:t>5.</w:t>
            </w:r>
            <w:r>
              <w:rPr>
                <w:rFonts w:ascii="Calibri" w:eastAsia="Calibri" w:hAnsi="Calibri" w:cs="Calibri"/>
                <w:color w:val="000000"/>
                <w:sz w:val="22"/>
                <w:szCs w:val="22"/>
              </w:rPr>
              <w:tab/>
              <w:t>Non-functional Requirements</w:t>
            </w:r>
            <w:r>
              <w:rPr>
                <w:rFonts w:ascii="Calibri" w:eastAsia="Calibri" w:hAnsi="Calibri" w:cs="Calibri"/>
                <w:color w:val="000000"/>
                <w:sz w:val="22"/>
                <w:szCs w:val="22"/>
              </w:rPr>
              <w:tab/>
              <w:t>4</w:t>
            </w:r>
          </w:hyperlink>
        </w:p>
        <w:p w:rsidR="0065019E" w:rsidRDefault="0065019E">
          <w:pPr>
            <w:pBdr>
              <w:top w:val="nil"/>
              <w:left w:val="nil"/>
              <w:bottom w:val="nil"/>
              <w:right w:val="nil"/>
              <w:between w:val="nil"/>
            </w:pBdr>
            <w:tabs>
              <w:tab w:val="left" w:pos="880"/>
              <w:tab w:val="right" w:pos="9350"/>
            </w:tabs>
            <w:spacing w:after="100"/>
            <w:ind w:left="220"/>
            <w:rPr>
              <w:color w:val="000000"/>
            </w:rPr>
          </w:pPr>
          <w:hyperlink w:anchor="_heading=h.1ksv4uv">
            <w:r>
              <w:rPr>
                <w:rFonts w:ascii="Arial" w:eastAsia="Arial" w:hAnsi="Arial" w:cs="Arial"/>
                <w:color w:val="000000"/>
                <w:sz w:val="22"/>
                <w:szCs w:val="22"/>
              </w:rPr>
              <w:t>5.1</w:t>
            </w:r>
          </w:hyperlink>
          <w:hyperlink w:anchor="_heading=h.1ksv4uv">
            <w:r>
              <w:rPr>
                <w:rFonts w:ascii="Calibri" w:eastAsia="Calibri" w:hAnsi="Calibri" w:cs="Calibri"/>
                <w:color w:val="000000"/>
                <w:sz w:val="22"/>
                <w:szCs w:val="22"/>
              </w:rPr>
              <w:tab/>
            </w:r>
          </w:hyperlink>
          <w:r>
            <w:fldChar w:fldCharType="begin"/>
          </w:r>
          <w:r>
            <w:instrText xml:space="preserve"> PAGEREF _heading=h.1ksv4uv \h </w:instrText>
          </w:r>
          <w:r>
            <w:fldChar w:fldCharType="separate"/>
          </w:r>
          <w:r>
            <w:rPr>
              <w:rFonts w:ascii="Arial" w:eastAsia="Arial" w:hAnsi="Arial" w:cs="Arial"/>
              <w:color w:val="000000"/>
              <w:sz w:val="22"/>
              <w:szCs w:val="22"/>
            </w:rPr>
            <w:t>Performance Requirements</w:t>
          </w:r>
          <w:r>
            <w:rPr>
              <w:rFonts w:ascii="Calibri" w:eastAsia="Calibri" w:hAnsi="Calibri" w:cs="Calibri"/>
              <w:color w:val="000000"/>
              <w:sz w:val="22"/>
              <w:szCs w:val="22"/>
            </w:rPr>
            <w:tab/>
            <w:t>4</w:t>
          </w:r>
          <w:r>
            <w:fldChar w:fldCharType="end"/>
          </w:r>
        </w:p>
        <w:p w:rsidR="0065019E" w:rsidRDefault="0065019E">
          <w:pPr>
            <w:pBdr>
              <w:top w:val="nil"/>
              <w:left w:val="nil"/>
              <w:bottom w:val="nil"/>
              <w:right w:val="nil"/>
              <w:between w:val="nil"/>
            </w:pBdr>
            <w:tabs>
              <w:tab w:val="left" w:pos="880"/>
              <w:tab w:val="right" w:pos="9350"/>
            </w:tabs>
            <w:spacing w:after="100"/>
            <w:ind w:left="220"/>
            <w:rPr>
              <w:color w:val="000000"/>
            </w:rPr>
          </w:pPr>
          <w:hyperlink w:anchor="_heading=h.44sinio">
            <w:r>
              <w:rPr>
                <w:rFonts w:ascii="Arial" w:eastAsia="Arial" w:hAnsi="Arial" w:cs="Arial"/>
                <w:color w:val="000000"/>
                <w:sz w:val="22"/>
                <w:szCs w:val="22"/>
              </w:rPr>
              <w:t>5.2</w:t>
            </w:r>
          </w:hyperlink>
          <w:hyperlink w:anchor="_heading=h.44sinio">
            <w:r>
              <w:rPr>
                <w:rFonts w:ascii="Calibri" w:eastAsia="Calibri" w:hAnsi="Calibri" w:cs="Calibri"/>
                <w:color w:val="000000"/>
                <w:sz w:val="22"/>
                <w:szCs w:val="22"/>
              </w:rPr>
              <w:tab/>
            </w:r>
          </w:hyperlink>
          <w:r>
            <w:fldChar w:fldCharType="begin"/>
          </w:r>
          <w:r>
            <w:instrText xml:space="preserve"> PAGEREF _heading=h.44sinio \h </w:instrText>
          </w:r>
          <w:r>
            <w:fldChar w:fldCharType="separate"/>
          </w:r>
          <w:r>
            <w:rPr>
              <w:rFonts w:ascii="Arial" w:eastAsia="Arial" w:hAnsi="Arial" w:cs="Arial"/>
              <w:color w:val="000000"/>
              <w:sz w:val="22"/>
              <w:szCs w:val="22"/>
            </w:rPr>
            <w:t>Safety Requirements</w:t>
          </w:r>
          <w:r>
            <w:rPr>
              <w:rFonts w:ascii="Calibri" w:eastAsia="Calibri" w:hAnsi="Calibri" w:cs="Calibri"/>
              <w:color w:val="000000"/>
              <w:sz w:val="22"/>
              <w:szCs w:val="22"/>
            </w:rPr>
            <w:tab/>
            <w:t>4</w:t>
          </w:r>
          <w:r>
            <w:fldChar w:fldCharType="end"/>
          </w:r>
        </w:p>
        <w:p w:rsidR="0065019E" w:rsidRDefault="0065019E">
          <w:pPr>
            <w:pBdr>
              <w:top w:val="nil"/>
              <w:left w:val="nil"/>
              <w:bottom w:val="nil"/>
              <w:right w:val="nil"/>
              <w:between w:val="nil"/>
            </w:pBdr>
            <w:tabs>
              <w:tab w:val="left" w:pos="880"/>
              <w:tab w:val="right" w:pos="9350"/>
            </w:tabs>
            <w:spacing w:after="100"/>
            <w:ind w:left="220"/>
            <w:rPr>
              <w:color w:val="000000"/>
            </w:rPr>
          </w:pPr>
          <w:hyperlink w:anchor="_heading=h.2jxsxqh">
            <w:r>
              <w:rPr>
                <w:rFonts w:ascii="Arial" w:eastAsia="Arial" w:hAnsi="Arial" w:cs="Arial"/>
                <w:color w:val="000000"/>
                <w:sz w:val="22"/>
                <w:szCs w:val="22"/>
              </w:rPr>
              <w:t>5.3</w:t>
            </w:r>
          </w:hyperlink>
          <w:hyperlink w:anchor="_heading=h.2jxsxqh">
            <w:r>
              <w:rPr>
                <w:rFonts w:ascii="Calibri" w:eastAsia="Calibri" w:hAnsi="Calibri" w:cs="Calibri"/>
                <w:color w:val="000000"/>
                <w:sz w:val="22"/>
                <w:szCs w:val="22"/>
              </w:rPr>
              <w:tab/>
            </w:r>
          </w:hyperlink>
          <w:r>
            <w:fldChar w:fldCharType="begin"/>
          </w:r>
          <w:r>
            <w:instrText xml:space="preserve"> PAGEREF _heading=h.2jxsxqh \h </w:instrText>
          </w:r>
          <w:r>
            <w:fldChar w:fldCharType="separate"/>
          </w:r>
          <w:r>
            <w:rPr>
              <w:rFonts w:ascii="Arial" w:eastAsia="Arial" w:hAnsi="Arial" w:cs="Arial"/>
              <w:color w:val="000000"/>
              <w:sz w:val="22"/>
              <w:szCs w:val="22"/>
            </w:rPr>
            <w:t>Security Requirements</w:t>
          </w:r>
          <w:r>
            <w:rPr>
              <w:rFonts w:ascii="Calibri" w:eastAsia="Calibri" w:hAnsi="Calibri" w:cs="Calibri"/>
              <w:color w:val="000000"/>
              <w:sz w:val="22"/>
              <w:szCs w:val="22"/>
            </w:rPr>
            <w:tab/>
            <w:t>4</w:t>
          </w:r>
          <w:r>
            <w:fldChar w:fldCharType="end"/>
          </w:r>
        </w:p>
        <w:p w:rsidR="0065019E" w:rsidRDefault="0065019E">
          <w:pPr>
            <w:pBdr>
              <w:top w:val="nil"/>
              <w:left w:val="nil"/>
              <w:bottom w:val="nil"/>
              <w:right w:val="nil"/>
              <w:between w:val="nil"/>
            </w:pBdr>
            <w:tabs>
              <w:tab w:val="left" w:pos="880"/>
              <w:tab w:val="right" w:pos="9350"/>
            </w:tabs>
            <w:spacing w:after="100"/>
            <w:ind w:left="220"/>
            <w:rPr>
              <w:color w:val="000000"/>
            </w:rPr>
          </w:pPr>
          <w:hyperlink w:anchor="_heading=h.z337ya">
            <w:r>
              <w:rPr>
                <w:rFonts w:ascii="Arial" w:eastAsia="Arial" w:hAnsi="Arial" w:cs="Arial"/>
                <w:color w:val="000000"/>
                <w:sz w:val="22"/>
                <w:szCs w:val="22"/>
              </w:rPr>
              <w:t>5.4</w:t>
            </w:r>
          </w:hyperlink>
          <w:hyperlink w:anchor="_heading=h.z337ya">
            <w:r>
              <w:rPr>
                <w:rFonts w:ascii="Calibri" w:eastAsia="Calibri" w:hAnsi="Calibri" w:cs="Calibri"/>
                <w:color w:val="000000"/>
                <w:sz w:val="22"/>
                <w:szCs w:val="22"/>
              </w:rPr>
              <w:tab/>
            </w:r>
          </w:hyperlink>
          <w:r>
            <w:fldChar w:fldCharType="begin"/>
          </w:r>
          <w:r>
            <w:instrText xml:space="preserve"> PAGEREF _heading=h.z337ya \h </w:instrText>
          </w:r>
          <w:r>
            <w:fldChar w:fldCharType="separate"/>
          </w:r>
          <w:r>
            <w:rPr>
              <w:rFonts w:ascii="Arial" w:eastAsia="Arial" w:hAnsi="Arial" w:cs="Arial"/>
              <w:color w:val="000000"/>
              <w:sz w:val="22"/>
              <w:szCs w:val="22"/>
            </w:rPr>
            <w:t>User Documentation</w:t>
          </w:r>
          <w:r>
            <w:rPr>
              <w:rFonts w:ascii="Calibri" w:eastAsia="Calibri" w:hAnsi="Calibri" w:cs="Calibri"/>
              <w:color w:val="000000"/>
              <w:sz w:val="22"/>
              <w:szCs w:val="22"/>
            </w:rPr>
            <w:tab/>
            <w:t>4</w:t>
          </w:r>
          <w:r>
            <w:fldChar w:fldCharType="end"/>
          </w:r>
        </w:p>
        <w:p w:rsidR="0065019E" w:rsidRDefault="0065019E">
          <w:pPr>
            <w:pBdr>
              <w:top w:val="nil"/>
              <w:left w:val="nil"/>
              <w:bottom w:val="nil"/>
              <w:right w:val="nil"/>
              <w:between w:val="nil"/>
            </w:pBdr>
            <w:tabs>
              <w:tab w:val="left" w:pos="440"/>
              <w:tab w:val="right" w:pos="9350"/>
            </w:tabs>
            <w:spacing w:after="100"/>
            <w:rPr>
              <w:color w:val="000000"/>
            </w:rPr>
          </w:pPr>
          <w:hyperlink w:anchor="_heading=h.3j2qqm3">
            <w:r>
              <w:rPr>
                <w:rFonts w:ascii="Calibri" w:eastAsia="Calibri" w:hAnsi="Calibri" w:cs="Calibri"/>
                <w:color w:val="000000"/>
                <w:sz w:val="22"/>
                <w:szCs w:val="22"/>
              </w:rPr>
              <w:t>6.</w:t>
            </w:r>
            <w:r>
              <w:rPr>
                <w:rFonts w:ascii="Calibri" w:eastAsia="Calibri" w:hAnsi="Calibri" w:cs="Calibri"/>
                <w:color w:val="000000"/>
                <w:sz w:val="22"/>
                <w:szCs w:val="22"/>
              </w:rPr>
              <w:tab/>
              <w:t>References</w:t>
            </w:r>
            <w:r>
              <w:rPr>
                <w:rFonts w:ascii="Calibri" w:eastAsia="Calibri" w:hAnsi="Calibri" w:cs="Calibri"/>
                <w:color w:val="000000"/>
                <w:sz w:val="22"/>
                <w:szCs w:val="22"/>
              </w:rPr>
              <w:tab/>
              <w:t>4</w:t>
            </w:r>
          </w:hyperlink>
        </w:p>
        <w:p w:rsidR="0065019E" w:rsidRDefault="0065019E">
          <w:pPr>
            <w:pBdr>
              <w:top w:val="nil"/>
              <w:left w:val="nil"/>
              <w:bottom w:val="nil"/>
              <w:right w:val="nil"/>
              <w:between w:val="nil"/>
            </w:pBdr>
            <w:spacing w:after="120"/>
            <w:ind w:left="389"/>
            <w:jc w:val="both"/>
            <w:rPr>
              <w:rFonts w:ascii="Arial" w:eastAsia="Arial" w:hAnsi="Arial" w:cs="Arial"/>
              <w:b/>
              <w:color w:val="000000"/>
              <w:sz w:val="28"/>
              <w:szCs w:val="28"/>
            </w:rPr>
          </w:pPr>
          <w:r>
            <w:fldChar w:fldCharType="end"/>
          </w:r>
        </w:p>
      </w:sdtContent>
    </w:sdt>
    <w:p w:rsidR="0065019E" w:rsidRDefault="0065019E">
      <w:pPr>
        <w:rPr>
          <w:rFonts w:ascii="Arial" w:eastAsia="Arial" w:hAnsi="Arial" w:cs="Arial"/>
          <w:b/>
          <w:sz w:val="28"/>
          <w:szCs w:val="28"/>
        </w:rPr>
      </w:pPr>
      <w:r>
        <w:br w:type="page"/>
      </w:r>
    </w:p>
    <w:p w:rsidR="0065019E" w:rsidRDefault="0065019E">
      <w:pPr>
        <w:pBdr>
          <w:top w:val="nil"/>
          <w:left w:val="nil"/>
          <w:bottom w:val="nil"/>
          <w:right w:val="nil"/>
          <w:between w:val="nil"/>
        </w:pBdr>
        <w:spacing w:after="120"/>
        <w:ind w:left="389"/>
        <w:jc w:val="both"/>
        <w:rPr>
          <w:rFonts w:ascii="Arial" w:eastAsia="Arial" w:hAnsi="Arial" w:cs="Arial"/>
          <w:b/>
          <w:color w:val="000000"/>
          <w:sz w:val="28"/>
          <w:szCs w:val="28"/>
        </w:rPr>
      </w:pPr>
    </w:p>
    <w:p w:rsidR="0065019E" w:rsidRDefault="0065019E" w:rsidP="0065019E">
      <w:pPr>
        <w:numPr>
          <w:ilvl w:val="0"/>
          <w:numId w:val="6"/>
        </w:numPr>
        <w:pBdr>
          <w:top w:val="nil"/>
          <w:left w:val="nil"/>
          <w:bottom w:val="nil"/>
          <w:right w:val="nil"/>
          <w:between w:val="nil"/>
        </w:pBdr>
        <w:spacing w:after="120"/>
        <w:ind w:left="389" w:hanging="389"/>
        <w:jc w:val="both"/>
      </w:pPr>
      <w:r>
        <w:rPr>
          <w:rFonts w:ascii="Arial" w:eastAsia="Arial" w:hAnsi="Arial" w:cs="Arial"/>
          <w:b/>
          <w:color w:val="000000"/>
          <w:sz w:val="32"/>
          <w:szCs w:val="32"/>
        </w:rPr>
        <w:t>Introduction</w:t>
      </w:r>
    </w:p>
    <w:p w:rsidR="0065019E" w:rsidRDefault="0065019E">
      <w:pPr>
        <w:jc w:val="both"/>
      </w:pPr>
    </w:p>
    <w:p w:rsidR="0065019E" w:rsidRDefault="0065019E" w:rsidP="0065019E">
      <w:pPr>
        <w:numPr>
          <w:ilvl w:val="1"/>
          <w:numId w:val="6"/>
        </w:numPr>
        <w:pBdr>
          <w:top w:val="nil"/>
          <w:left w:val="nil"/>
          <w:bottom w:val="nil"/>
          <w:right w:val="nil"/>
          <w:between w:val="nil"/>
        </w:pBdr>
        <w:spacing w:after="120"/>
        <w:ind w:left="389" w:hanging="389"/>
        <w:jc w:val="both"/>
        <w:rPr>
          <w:rFonts w:ascii="Arial" w:eastAsia="Arial" w:hAnsi="Arial" w:cs="Arial"/>
          <w:b/>
          <w:color w:val="000000"/>
        </w:rPr>
      </w:pPr>
      <w:r>
        <w:rPr>
          <w:rFonts w:ascii="Arial" w:eastAsia="Arial" w:hAnsi="Arial" w:cs="Arial"/>
          <w:b/>
          <w:color w:val="000000"/>
        </w:rPr>
        <w:t xml:space="preserve">Purpose of Document </w:t>
      </w:r>
    </w:p>
    <w:p w:rsidR="0065019E" w:rsidRDefault="0065019E">
      <w:pPr>
        <w:pBdr>
          <w:top w:val="nil"/>
          <w:left w:val="nil"/>
          <w:bottom w:val="nil"/>
          <w:right w:val="nil"/>
          <w:between w:val="nil"/>
        </w:pBdr>
        <w:ind w:left="390"/>
        <w:jc w:val="both"/>
        <w:rPr>
          <w:i/>
          <w:color w:val="000000"/>
          <w:sz w:val="20"/>
          <w:szCs w:val="20"/>
        </w:rPr>
      </w:pPr>
      <w:r>
        <w:rPr>
          <w:i/>
          <w:color w:val="000000"/>
          <w:sz w:val="20"/>
          <w:szCs w:val="20"/>
        </w:rPr>
        <w:t xml:space="preserve">The purpose of this document is </w:t>
      </w:r>
      <w:r>
        <w:rPr>
          <w:i/>
          <w:sz w:val="20"/>
          <w:szCs w:val="20"/>
        </w:rPr>
        <w:t>to keep</w:t>
      </w:r>
      <w:r>
        <w:rPr>
          <w:i/>
          <w:color w:val="000000"/>
          <w:sz w:val="20"/>
          <w:szCs w:val="20"/>
        </w:rPr>
        <w:t xml:space="preserve"> </w:t>
      </w:r>
      <w:r>
        <w:rPr>
          <w:i/>
          <w:sz w:val="20"/>
          <w:szCs w:val="20"/>
        </w:rPr>
        <w:t>a</w:t>
      </w:r>
      <w:r>
        <w:rPr>
          <w:i/>
          <w:color w:val="000000"/>
          <w:sz w:val="20"/>
          <w:szCs w:val="20"/>
        </w:rPr>
        <w:t xml:space="preserve"> record of all the necessary steps that are taken to build a crop guider system. The document will comprise all the necessary information about the development of the website i.e., the methodology of project development, basic functions of the project, and the reason behind all the choices made during the process of project completion. The intended audience of the project is the farmers of district Sargodha. </w:t>
      </w:r>
      <w:r>
        <w:rPr>
          <w:i/>
          <w:sz w:val="20"/>
          <w:szCs w:val="20"/>
        </w:rPr>
        <w:t>Most</w:t>
      </w:r>
      <w:r>
        <w:rPr>
          <w:i/>
          <w:color w:val="000000"/>
          <w:sz w:val="20"/>
          <w:szCs w:val="20"/>
        </w:rPr>
        <w:t xml:space="preserve"> farmers are not fluent in English so we will provide an Urdu version of the website as well.</w:t>
      </w:r>
    </w:p>
    <w:p w:rsidR="0065019E" w:rsidRDefault="0065019E" w:rsidP="0065019E">
      <w:pPr>
        <w:numPr>
          <w:ilvl w:val="1"/>
          <w:numId w:val="6"/>
        </w:numPr>
        <w:pBdr>
          <w:top w:val="nil"/>
          <w:left w:val="nil"/>
          <w:bottom w:val="nil"/>
          <w:right w:val="nil"/>
          <w:between w:val="nil"/>
        </w:pBdr>
        <w:spacing w:after="120"/>
        <w:ind w:left="389" w:hanging="389"/>
        <w:jc w:val="both"/>
        <w:rPr>
          <w:rFonts w:ascii="Arial" w:eastAsia="Arial" w:hAnsi="Arial" w:cs="Arial"/>
          <w:b/>
          <w:color w:val="000000"/>
        </w:rPr>
      </w:pPr>
      <w:r>
        <w:rPr>
          <w:rFonts w:ascii="Arial" w:eastAsia="Arial" w:hAnsi="Arial" w:cs="Arial"/>
          <w:b/>
          <w:color w:val="000000"/>
        </w:rPr>
        <w:t>Project Overview</w:t>
      </w:r>
    </w:p>
    <w:p w:rsidR="0065019E" w:rsidRDefault="0065019E">
      <w:pPr>
        <w:pBdr>
          <w:top w:val="nil"/>
          <w:left w:val="nil"/>
          <w:bottom w:val="nil"/>
          <w:right w:val="nil"/>
          <w:between w:val="nil"/>
        </w:pBdr>
        <w:ind w:left="390"/>
        <w:jc w:val="both"/>
        <w:rPr>
          <w:i/>
          <w:color w:val="000000"/>
          <w:sz w:val="20"/>
          <w:szCs w:val="20"/>
        </w:rPr>
      </w:pPr>
      <w:r>
        <w:rPr>
          <w:i/>
          <w:color w:val="000000"/>
          <w:sz w:val="20"/>
          <w:szCs w:val="20"/>
        </w:rPr>
        <w:t xml:space="preserve">Crop guider project is a web-based project which will enable its users to get an idea about the investment and return of investment of six crops in district Sargodha. It will give a complete pathway to its users about the complete lifecycle of a crop and its storage. The website will be very easy to use because of its simple UI. The goal of the above-mentioned project is </w:t>
      </w:r>
      <w:r>
        <w:rPr>
          <w:i/>
          <w:sz w:val="20"/>
          <w:szCs w:val="20"/>
        </w:rPr>
        <w:t>to give</w:t>
      </w:r>
      <w:r>
        <w:rPr>
          <w:i/>
          <w:color w:val="000000"/>
          <w:sz w:val="20"/>
          <w:szCs w:val="20"/>
        </w:rPr>
        <w:t xml:space="preserve"> awareness to farmers of Sargodha about six different crops and </w:t>
      </w:r>
      <w:r>
        <w:rPr>
          <w:i/>
          <w:sz w:val="20"/>
          <w:szCs w:val="20"/>
        </w:rPr>
        <w:t>persuade</w:t>
      </w:r>
      <w:r>
        <w:rPr>
          <w:i/>
          <w:color w:val="000000"/>
          <w:sz w:val="20"/>
          <w:szCs w:val="20"/>
        </w:rPr>
        <w:t xml:space="preserve"> them to grow the crops </w:t>
      </w:r>
      <w:r>
        <w:rPr>
          <w:i/>
          <w:sz w:val="20"/>
          <w:szCs w:val="20"/>
        </w:rPr>
        <w:t>that</w:t>
      </w:r>
      <w:r>
        <w:rPr>
          <w:i/>
          <w:color w:val="000000"/>
          <w:sz w:val="20"/>
          <w:szCs w:val="20"/>
        </w:rPr>
        <w:t xml:space="preserve"> will benefit them monetarily. The website will benefit its users as they will be able to think about different options </w:t>
      </w:r>
      <w:r>
        <w:rPr>
          <w:i/>
          <w:sz w:val="20"/>
          <w:szCs w:val="20"/>
        </w:rPr>
        <w:t>for</w:t>
      </w:r>
      <w:r>
        <w:rPr>
          <w:i/>
          <w:color w:val="000000"/>
          <w:sz w:val="20"/>
          <w:szCs w:val="20"/>
        </w:rPr>
        <w:t xml:space="preserve"> the cultivation of different crops. Users will be able to select the best option to get more production and profit.</w:t>
      </w:r>
    </w:p>
    <w:p w:rsidR="0065019E" w:rsidRDefault="0065019E" w:rsidP="0065019E">
      <w:pPr>
        <w:numPr>
          <w:ilvl w:val="1"/>
          <w:numId w:val="6"/>
        </w:numPr>
        <w:pBdr>
          <w:top w:val="nil"/>
          <w:left w:val="nil"/>
          <w:bottom w:val="nil"/>
          <w:right w:val="nil"/>
          <w:between w:val="nil"/>
        </w:pBdr>
        <w:spacing w:after="120"/>
        <w:ind w:left="389" w:hanging="389"/>
        <w:jc w:val="both"/>
        <w:rPr>
          <w:rFonts w:ascii="Arial" w:eastAsia="Arial" w:hAnsi="Arial" w:cs="Arial"/>
          <w:b/>
          <w:color w:val="000000"/>
        </w:rPr>
      </w:pPr>
      <w:r>
        <w:rPr>
          <w:rFonts w:ascii="Arial" w:eastAsia="Arial" w:hAnsi="Arial" w:cs="Arial"/>
          <w:b/>
          <w:color w:val="000000"/>
        </w:rPr>
        <w:t>Scope</w:t>
      </w:r>
    </w:p>
    <w:p w:rsidR="0065019E" w:rsidRDefault="0065019E">
      <w:pPr>
        <w:pBdr>
          <w:top w:val="nil"/>
          <w:left w:val="nil"/>
          <w:bottom w:val="nil"/>
          <w:right w:val="nil"/>
          <w:between w:val="nil"/>
        </w:pBdr>
        <w:ind w:left="390"/>
        <w:jc w:val="both"/>
        <w:rPr>
          <w:i/>
          <w:color w:val="000000"/>
          <w:sz w:val="20"/>
          <w:szCs w:val="20"/>
        </w:rPr>
      </w:pPr>
      <w:r>
        <w:rPr>
          <w:i/>
          <w:sz w:val="20"/>
          <w:szCs w:val="20"/>
        </w:rPr>
        <w:t>The website</w:t>
      </w:r>
      <w:r>
        <w:rPr>
          <w:i/>
          <w:color w:val="000000"/>
          <w:sz w:val="20"/>
          <w:szCs w:val="20"/>
        </w:rPr>
        <w:t xml:space="preserve"> of Crop Guider will cover all the necessary information about crops of </w:t>
      </w:r>
      <w:r>
        <w:rPr>
          <w:i/>
          <w:sz w:val="20"/>
          <w:szCs w:val="20"/>
        </w:rPr>
        <w:t>maize</w:t>
      </w:r>
      <w:r>
        <w:rPr>
          <w:i/>
          <w:color w:val="000000"/>
          <w:sz w:val="20"/>
          <w:szCs w:val="20"/>
        </w:rPr>
        <w:t xml:space="preserve">, rice, wheat, sugar, cane mustard, and cotton. Other crops are beyond the scope of the project. The District of Sargodha is the area under the scope of the project. There are seven tehsils in Sargodha </w:t>
      </w:r>
      <w:r>
        <w:rPr>
          <w:i/>
          <w:sz w:val="20"/>
          <w:szCs w:val="20"/>
        </w:rPr>
        <w:t>that</w:t>
      </w:r>
      <w:r>
        <w:rPr>
          <w:i/>
          <w:color w:val="000000"/>
          <w:sz w:val="20"/>
          <w:szCs w:val="20"/>
        </w:rPr>
        <w:t xml:space="preserve"> will be under discussion accordingly.</w:t>
      </w:r>
    </w:p>
    <w:p w:rsidR="0065019E" w:rsidRDefault="0065019E" w:rsidP="0065019E">
      <w:pPr>
        <w:numPr>
          <w:ilvl w:val="0"/>
          <w:numId w:val="6"/>
        </w:numPr>
        <w:pBdr>
          <w:top w:val="nil"/>
          <w:left w:val="nil"/>
          <w:bottom w:val="nil"/>
          <w:right w:val="nil"/>
          <w:between w:val="nil"/>
        </w:pBdr>
        <w:spacing w:after="120"/>
        <w:ind w:left="389" w:hanging="389"/>
        <w:jc w:val="both"/>
        <w:rPr>
          <w:rFonts w:ascii="Arial" w:eastAsia="Arial" w:hAnsi="Arial" w:cs="Arial"/>
          <w:b/>
          <w:color w:val="000000"/>
          <w:sz w:val="32"/>
          <w:szCs w:val="32"/>
        </w:rPr>
      </w:pPr>
      <w:bookmarkStart w:id="7" w:name="_heading=h.3dy6vkm" w:colFirst="0" w:colLast="0"/>
      <w:bookmarkEnd w:id="7"/>
      <w:r>
        <w:rPr>
          <w:rFonts w:ascii="Arial" w:eastAsia="Arial" w:hAnsi="Arial" w:cs="Arial"/>
          <w:b/>
          <w:color w:val="000000"/>
          <w:sz w:val="32"/>
          <w:szCs w:val="32"/>
        </w:rPr>
        <w:t>Overall System Description</w:t>
      </w:r>
    </w:p>
    <w:p w:rsidR="0065019E" w:rsidRDefault="0065019E" w:rsidP="0065019E">
      <w:pPr>
        <w:numPr>
          <w:ilvl w:val="1"/>
          <w:numId w:val="6"/>
        </w:numPr>
        <w:pBdr>
          <w:top w:val="nil"/>
          <w:left w:val="nil"/>
          <w:bottom w:val="nil"/>
          <w:right w:val="nil"/>
          <w:between w:val="nil"/>
        </w:pBdr>
        <w:spacing w:after="120"/>
        <w:ind w:left="389" w:hanging="389"/>
        <w:jc w:val="both"/>
        <w:rPr>
          <w:rFonts w:ascii="Arial" w:eastAsia="Arial" w:hAnsi="Arial" w:cs="Arial"/>
          <w:b/>
          <w:color w:val="000000"/>
        </w:rPr>
      </w:pPr>
      <w:bookmarkStart w:id="8" w:name="_heading=h.1t3h5sf" w:colFirst="0" w:colLast="0"/>
      <w:bookmarkEnd w:id="8"/>
      <w:r>
        <w:rPr>
          <w:rFonts w:ascii="Arial" w:eastAsia="Arial" w:hAnsi="Arial" w:cs="Arial"/>
          <w:b/>
          <w:color w:val="000000"/>
        </w:rPr>
        <w:t>User characteristics</w:t>
      </w:r>
    </w:p>
    <w:p w:rsidR="0065019E" w:rsidRDefault="0065019E">
      <w:pPr>
        <w:pBdr>
          <w:top w:val="nil"/>
          <w:left w:val="nil"/>
          <w:bottom w:val="nil"/>
          <w:right w:val="nil"/>
          <w:between w:val="nil"/>
        </w:pBdr>
        <w:ind w:left="390"/>
        <w:jc w:val="both"/>
        <w:rPr>
          <w:i/>
          <w:color w:val="000000"/>
          <w:sz w:val="20"/>
          <w:szCs w:val="20"/>
        </w:rPr>
      </w:pPr>
      <w:r>
        <w:rPr>
          <w:i/>
          <w:color w:val="000000"/>
          <w:sz w:val="20"/>
          <w:szCs w:val="20"/>
        </w:rPr>
        <w:t xml:space="preserve">There will be two types of users. </w:t>
      </w:r>
      <w:r>
        <w:rPr>
          <w:i/>
          <w:sz w:val="20"/>
          <w:szCs w:val="20"/>
        </w:rPr>
        <w:t>The first</w:t>
      </w:r>
      <w:r>
        <w:rPr>
          <w:i/>
          <w:color w:val="000000"/>
          <w:sz w:val="20"/>
          <w:szCs w:val="20"/>
        </w:rPr>
        <w:t xml:space="preserve"> one is administrators who can change the Crop Guider system and can add or remove any module they want and can add any updated information. Then there are system users which will be farmers and can view the system and can access all the information about the crops and can calculate the expected investment and returns on investments.</w:t>
      </w:r>
    </w:p>
    <w:p w:rsidR="0065019E" w:rsidRDefault="0065019E" w:rsidP="0065019E">
      <w:pPr>
        <w:numPr>
          <w:ilvl w:val="1"/>
          <w:numId w:val="6"/>
        </w:numPr>
        <w:pBdr>
          <w:top w:val="nil"/>
          <w:left w:val="nil"/>
          <w:bottom w:val="nil"/>
          <w:right w:val="nil"/>
          <w:between w:val="nil"/>
        </w:pBdr>
        <w:spacing w:after="120"/>
        <w:ind w:left="389" w:hanging="389"/>
        <w:jc w:val="both"/>
        <w:rPr>
          <w:rFonts w:ascii="Arial" w:eastAsia="Arial" w:hAnsi="Arial" w:cs="Arial"/>
          <w:b/>
          <w:color w:val="000000"/>
        </w:rPr>
      </w:pPr>
      <w:bookmarkStart w:id="9" w:name="_heading=h.4d34og8" w:colFirst="0" w:colLast="0"/>
      <w:bookmarkEnd w:id="9"/>
      <w:r>
        <w:rPr>
          <w:rFonts w:ascii="Arial" w:eastAsia="Arial" w:hAnsi="Arial" w:cs="Arial"/>
          <w:b/>
          <w:color w:val="000000"/>
        </w:rPr>
        <w:t>Operating environment</w:t>
      </w:r>
    </w:p>
    <w:p w:rsidR="0065019E" w:rsidRDefault="0065019E">
      <w:pPr>
        <w:pBdr>
          <w:top w:val="nil"/>
          <w:left w:val="nil"/>
          <w:bottom w:val="nil"/>
          <w:right w:val="nil"/>
          <w:between w:val="nil"/>
        </w:pBdr>
        <w:ind w:left="390"/>
        <w:jc w:val="both"/>
        <w:rPr>
          <w:i/>
          <w:color w:val="000000"/>
          <w:sz w:val="20"/>
          <w:szCs w:val="20"/>
        </w:rPr>
      </w:pPr>
      <w:r>
        <w:rPr>
          <w:i/>
          <w:color w:val="000000"/>
          <w:sz w:val="20"/>
          <w:szCs w:val="20"/>
        </w:rPr>
        <w:t xml:space="preserve">Crop Guider system will be a web-based system </w:t>
      </w:r>
      <w:r>
        <w:rPr>
          <w:i/>
          <w:sz w:val="20"/>
          <w:szCs w:val="20"/>
        </w:rPr>
        <w:t>that</w:t>
      </w:r>
      <w:r>
        <w:rPr>
          <w:i/>
          <w:color w:val="000000"/>
          <w:sz w:val="20"/>
          <w:szCs w:val="20"/>
        </w:rPr>
        <w:t xml:space="preserve"> will be developed in Sublime text and using </w:t>
      </w:r>
      <w:r>
        <w:rPr>
          <w:i/>
          <w:sz w:val="20"/>
          <w:szCs w:val="20"/>
        </w:rPr>
        <w:t>Xampp</w:t>
      </w:r>
      <w:r>
        <w:rPr>
          <w:i/>
          <w:color w:val="000000"/>
          <w:sz w:val="20"/>
          <w:szCs w:val="20"/>
        </w:rPr>
        <w:t xml:space="preserve"> in </w:t>
      </w:r>
      <w:r>
        <w:rPr>
          <w:i/>
          <w:sz w:val="20"/>
          <w:szCs w:val="20"/>
        </w:rPr>
        <w:t>Windows</w:t>
      </w:r>
      <w:r>
        <w:rPr>
          <w:i/>
          <w:color w:val="000000"/>
          <w:sz w:val="20"/>
          <w:szCs w:val="20"/>
        </w:rPr>
        <w:t xml:space="preserve"> 10. It will be a responsive website </w:t>
      </w:r>
      <w:r>
        <w:rPr>
          <w:i/>
          <w:sz w:val="20"/>
          <w:szCs w:val="20"/>
        </w:rPr>
        <w:t>that</w:t>
      </w:r>
      <w:r>
        <w:rPr>
          <w:i/>
          <w:color w:val="000000"/>
          <w:sz w:val="20"/>
          <w:szCs w:val="20"/>
        </w:rPr>
        <w:t xml:space="preserve"> can be opened on any type of device. Languages used to develop it will be </w:t>
      </w:r>
      <w:r>
        <w:rPr>
          <w:i/>
          <w:sz w:val="20"/>
          <w:szCs w:val="20"/>
        </w:rPr>
        <w:t>PHP</w:t>
      </w:r>
      <w:r>
        <w:rPr>
          <w:i/>
          <w:color w:val="000000"/>
          <w:sz w:val="20"/>
          <w:szCs w:val="20"/>
        </w:rPr>
        <w:t>, MySQL, HTML, CSS, JavaScript, etc.</w:t>
      </w:r>
    </w:p>
    <w:p w:rsidR="0065019E" w:rsidRDefault="0065019E" w:rsidP="0065019E">
      <w:pPr>
        <w:numPr>
          <w:ilvl w:val="1"/>
          <w:numId w:val="6"/>
        </w:numPr>
        <w:pBdr>
          <w:top w:val="nil"/>
          <w:left w:val="nil"/>
          <w:bottom w:val="nil"/>
          <w:right w:val="nil"/>
          <w:between w:val="nil"/>
        </w:pBdr>
        <w:spacing w:after="120"/>
        <w:ind w:left="389" w:hanging="389"/>
        <w:jc w:val="both"/>
        <w:rPr>
          <w:rFonts w:ascii="Arial" w:eastAsia="Arial" w:hAnsi="Arial" w:cs="Arial"/>
          <w:b/>
          <w:color w:val="000000"/>
        </w:rPr>
      </w:pPr>
      <w:bookmarkStart w:id="10" w:name="_heading=h.2s8eyo1" w:colFirst="0" w:colLast="0"/>
      <w:bookmarkEnd w:id="10"/>
      <w:r>
        <w:rPr>
          <w:rFonts w:ascii="Arial" w:eastAsia="Arial" w:hAnsi="Arial" w:cs="Arial"/>
          <w:b/>
          <w:color w:val="000000"/>
        </w:rPr>
        <w:t>System constraints</w:t>
      </w:r>
    </w:p>
    <w:p w:rsidR="0065019E" w:rsidRDefault="0065019E" w:rsidP="0065019E">
      <w:pPr>
        <w:numPr>
          <w:ilvl w:val="0"/>
          <w:numId w:val="5"/>
        </w:numPr>
        <w:pBdr>
          <w:top w:val="nil"/>
          <w:left w:val="nil"/>
          <w:bottom w:val="nil"/>
          <w:right w:val="nil"/>
          <w:between w:val="nil"/>
        </w:pBdr>
        <w:spacing w:before="120"/>
        <w:ind w:left="1080"/>
        <w:jc w:val="both"/>
        <w:rPr>
          <w:i/>
          <w:color w:val="000000"/>
          <w:sz w:val="20"/>
          <w:szCs w:val="20"/>
        </w:rPr>
      </w:pPr>
      <w:r>
        <w:rPr>
          <w:i/>
          <w:color w:val="000000"/>
          <w:sz w:val="20"/>
          <w:szCs w:val="20"/>
        </w:rPr>
        <w:t>There is no constraint on software or hardware because it is a web-based responsive project so it can be opened on any device with an active internet connection.</w:t>
      </w:r>
    </w:p>
    <w:p w:rsidR="0065019E" w:rsidRDefault="0065019E" w:rsidP="0065019E">
      <w:pPr>
        <w:numPr>
          <w:ilvl w:val="0"/>
          <w:numId w:val="5"/>
        </w:numPr>
        <w:pBdr>
          <w:top w:val="nil"/>
          <w:left w:val="nil"/>
          <w:bottom w:val="nil"/>
          <w:right w:val="nil"/>
          <w:between w:val="nil"/>
        </w:pBdr>
        <w:spacing w:before="120"/>
        <w:ind w:left="1080"/>
        <w:jc w:val="both"/>
        <w:rPr>
          <w:i/>
          <w:color w:val="000000"/>
          <w:sz w:val="20"/>
          <w:szCs w:val="20"/>
        </w:rPr>
      </w:pPr>
      <w:r>
        <w:rPr>
          <w:i/>
          <w:color w:val="000000"/>
          <w:sz w:val="20"/>
          <w:szCs w:val="20"/>
        </w:rPr>
        <w:t>It will include Urdu and English languages both because of less knowledge of intended users in the English language</w:t>
      </w:r>
    </w:p>
    <w:p w:rsidR="0065019E" w:rsidRDefault="0065019E" w:rsidP="0065019E">
      <w:pPr>
        <w:numPr>
          <w:ilvl w:val="0"/>
          <w:numId w:val="5"/>
        </w:numPr>
        <w:pBdr>
          <w:top w:val="nil"/>
          <w:left w:val="nil"/>
          <w:bottom w:val="nil"/>
          <w:right w:val="nil"/>
          <w:between w:val="nil"/>
        </w:pBdr>
        <w:spacing w:before="120"/>
        <w:ind w:left="1080"/>
        <w:jc w:val="both"/>
        <w:rPr>
          <w:i/>
          <w:color w:val="000000"/>
          <w:sz w:val="20"/>
          <w:szCs w:val="20"/>
        </w:rPr>
      </w:pPr>
      <w:r>
        <w:rPr>
          <w:i/>
          <w:color w:val="000000"/>
          <w:sz w:val="20"/>
          <w:szCs w:val="20"/>
        </w:rPr>
        <w:t>The system is developed for farmers so that they can get the intended benefits.</w:t>
      </w:r>
    </w:p>
    <w:p w:rsidR="0065019E" w:rsidRDefault="0065019E">
      <w:pPr>
        <w:pBdr>
          <w:top w:val="nil"/>
          <w:left w:val="nil"/>
          <w:bottom w:val="nil"/>
          <w:right w:val="nil"/>
          <w:between w:val="nil"/>
        </w:pBdr>
        <w:spacing w:before="120"/>
        <w:jc w:val="both"/>
        <w:rPr>
          <w:i/>
          <w:color w:val="000000"/>
          <w:sz w:val="20"/>
          <w:szCs w:val="20"/>
        </w:rPr>
      </w:pPr>
    </w:p>
    <w:p w:rsidR="0065019E" w:rsidRDefault="0065019E" w:rsidP="0065019E">
      <w:pPr>
        <w:numPr>
          <w:ilvl w:val="0"/>
          <w:numId w:val="6"/>
        </w:numPr>
        <w:spacing w:after="120"/>
        <w:jc w:val="both"/>
        <w:rPr>
          <w:rFonts w:ascii="Arial" w:eastAsia="Arial" w:hAnsi="Arial" w:cs="Arial"/>
          <w:b/>
          <w:sz w:val="32"/>
          <w:szCs w:val="32"/>
        </w:rPr>
      </w:pPr>
      <w:bookmarkStart w:id="11" w:name="_heading=h.17dp8vu" w:colFirst="0" w:colLast="0"/>
      <w:bookmarkEnd w:id="11"/>
      <w:r>
        <w:rPr>
          <w:rFonts w:ascii="Arial" w:eastAsia="Arial" w:hAnsi="Arial" w:cs="Arial"/>
          <w:b/>
          <w:sz w:val="32"/>
          <w:szCs w:val="32"/>
        </w:rPr>
        <w:t>External Interface Requirements</w:t>
      </w:r>
    </w:p>
    <w:p w:rsidR="0065019E" w:rsidRDefault="0065019E" w:rsidP="0065019E">
      <w:pPr>
        <w:numPr>
          <w:ilvl w:val="1"/>
          <w:numId w:val="6"/>
        </w:numPr>
        <w:pBdr>
          <w:top w:val="nil"/>
          <w:left w:val="nil"/>
          <w:bottom w:val="nil"/>
          <w:right w:val="nil"/>
          <w:between w:val="nil"/>
        </w:pBdr>
        <w:spacing w:after="120"/>
        <w:ind w:left="389" w:hanging="389"/>
        <w:jc w:val="both"/>
        <w:rPr>
          <w:rFonts w:ascii="Arial" w:eastAsia="Arial" w:hAnsi="Arial" w:cs="Arial"/>
          <w:b/>
          <w:color w:val="000000"/>
        </w:rPr>
      </w:pPr>
      <w:bookmarkStart w:id="12" w:name="_heading=h.3rdcrjn" w:colFirst="0" w:colLast="0"/>
      <w:bookmarkEnd w:id="12"/>
      <w:r>
        <w:rPr>
          <w:rFonts w:ascii="Arial" w:eastAsia="Arial" w:hAnsi="Arial" w:cs="Arial"/>
          <w:b/>
          <w:color w:val="000000"/>
        </w:rPr>
        <w:t>Hardware Interfaces</w:t>
      </w:r>
    </w:p>
    <w:p w:rsidR="0065019E" w:rsidRDefault="0065019E">
      <w:pPr>
        <w:pBdr>
          <w:top w:val="nil"/>
          <w:left w:val="nil"/>
          <w:bottom w:val="nil"/>
          <w:right w:val="nil"/>
          <w:between w:val="nil"/>
        </w:pBdr>
        <w:ind w:left="390"/>
        <w:jc w:val="both"/>
        <w:rPr>
          <w:i/>
          <w:color w:val="000000"/>
          <w:sz w:val="20"/>
          <w:szCs w:val="20"/>
        </w:rPr>
      </w:pPr>
      <w:r>
        <w:rPr>
          <w:i/>
          <w:color w:val="000000"/>
          <w:sz w:val="20"/>
          <w:szCs w:val="20"/>
        </w:rPr>
        <w:t>There are no hardware interfaces.</w:t>
      </w:r>
    </w:p>
    <w:p w:rsidR="0065019E" w:rsidRDefault="0065019E" w:rsidP="0065019E">
      <w:pPr>
        <w:numPr>
          <w:ilvl w:val="1"/>
          <w:numId w:val="6"/>
        </w:numPr>
        <w:pBdr>
          <w:top w:val="nil"/>
          <w:left w:val="nil"/>
          <w:bottom w:val="nil"/>
          <w:right w:val="nil"/>
          <w:between w:val="nil"/>
        </w:pBdr>
        <w:spacing w:after="120"/>
        <w:ind w:left="389" w:hanging="389"/>
        <w:jc w:val="both"/>
        <w:rPr>
          <w:rFonts w:ascii="Arial" w:eastAsia="Arial" w:hAnsi="Arial" w:cs="Arial"/>
          <w:b/>
          <w:color w:val="000000"/>
        </w:rPr>
      </w:pPr>
      <w:bookmarkStart w:id="13" w:name="_heading=h.26in1rg" w:colFirst="0" w:colLast="0"/>
      <w:bookmarkEnd w:id="13"/>
      <w:r>
        <w:rPr>
          <w:rFonts w:ascii="Arial" w:eastAsia="Arial" w:hAnsi="Arial" w:cs="Arial"/>
          <w:b/>
          <w:color w:val="000000"/>
        </w:rPr>
        <w:t>Software Interfaces</w:t>
      </w:r>
    </w:p>
    <w:p w:rsidR="0065019E" w:rsidRDefault="0065019E">
      <w:pPr>
        <w:pBdr>
          <w:top w:val="nil"/>
          <w:left w:val="nil"/>
          <w:bottom w:val="nil"/>
          <w:right w:val="nil"/>
          <w:between w:val="nil"/>
        </w:pBdr>
        <w:spacing w:after="120"/>
        <w:ind w:left="389"/>
        <w:jc w:val="both"/>
        <w:rPr>
          <w:i/>
          <w:color w:val="000000"/>
          <w:sz w:val="20"/>
          <w:szCs w:val="20"/>
        </w:rPr>
      </w:pPr>
      <w:r>
        <w:rPr>
          <w:i/>
          <w:sz w:val="20"/>
          <w:szCs w:val="20"/>
        </w:rPr>
        <w:t>The homepage</w:t>
      </w:r>
      <w:r>
        <w:rPr>
          <w:i/>
          <w:color w:val="000000"/>
          <w:sz w:val="20"/>
          <w:szCs w:val="20"/>
        </w:rPr>
        <w:t xml:space="preserve"> of the website will contain tabs with different options </w:t>
      </w:r>
      <w:r>
        <w:rPr>
          <w:i/>
          <w:sz w:val="20"/>
          <w:szCs w:val="20"/>
        </w:rPr>
        <w:t>for</w:t>
      </w:r>
      <w:r>
        <w:rPr>
          <w:i/>
          <w:color w:val="000000"/>
          <w:sz w:val="20"/>
          <w:szCs w:val="20"/>
        </w:rPr>
        <w:t xml:space="preserve"> crops. </w:t>
      </w:r>
      <w:r>
        <w:rPr>
          <w:i/>
          <w:sz w:val="20"/>
          <w:szCs w:val="20"/>
        </w:rPr>
        <w:t>Users</w:t>
      </w:r>
      <w:r>
        <w:rPr>
          <w:i/>
          <w:color w:val="000000"/>
          <w:sz w:val="20"/>
          <w:szCs w:val="20"/>
        </w:rPr>
        <w:t xml:space="preserve"> can select any of the six crops i.e., </w:t>
      </w:r>
      <w:r>
        <w:rPr>
          <w:i/>
          <w:sz w:val="20"/>
          <w:szCs w:val="20"/>
        </w:rPr>
        <w:t>maize</w:t>
      </w:r>
      <w:r>
        <w:rPr>
          <w:i/>
          <w:color w:val="000000"/>
          <w:sz w:val="20"/>
          <w:szCs w:val="20"/>
        </w:rPr>
        <w:t xml:space="preserve">, rice, wheat, sugar, cane mustard, and cotton. Then there will be an information page about </w:t>
      </w:r>
      <w:r>
        <w:rPr>
          <w:i/>
          <w:color w:val="000000"/>
          <w:sz w:val="20"/>
          <w:szCs w:val="20"/>
        </w:rPr>
        <w:lastRenderedPageBreak/>
        <w:t>every single crop which will contain information about types of above-mentioned crops, best quality seeds, watering, fertilizers, and pesticides. It will also predict harvesting time, rain and investments, and storage information.</w:t>
      </w:r>
    </w:p>
    <w:p w:rsidR="0065019E" w:rsidRDefault="0065019E" w:rsidP="0065019E">
      <w:pPr>
        <w:numPr>
          <w:ilvl w:val="0"/>
          <w:numId w:val="6"/>
        </w:numPr>
        <w:pBdr>
          <w:top w:val="nil"/>
          <w:left w:val="nil"/>
          <w:bottom w:val="nil"/>
          <w:right w:val="nil"/>
          <w:between w:val="nil"/>
        </w:pBdr>
        <w:spacing w:after="120"/>
        <w:jc w:val="both"/>
        <w:rPr>
          <w:rFonts w:ascii="Arial" w:eastAsia="Arial" w:hAnsi="Arial" w:cs="Arial"/>
          <w:b/>
          <w:color w:val="000000"/>
          <w:sz w:val="32"/>
          <w:szCs w:val="32"/>
        </w:rPr>
      </w:pPr>
      <w:bookmarkStart w:id="14" w:name="_heading=h.lnxbz9" w:colFirst="0" w:colLast="0"/>
      <w:bookmarkEnd w:id="14"/>
      <w:r>
        <w:rPr>
          <w:rFonts w:ascii="Arial" w:eastAsia="Arial" w:hAnsi="Arial" w:cs="Arial"/>
          <w:b/>
          <w:color w:val="000000"/>
          <w:sz w:val="32"/>
          <w:szCs w:val="32"/>
        </w:rPr>
        <w:t>Functional Requirements</w:t>
      </w:r>
    </w:p>
    <w:p w:rsidR="0065019E" w:rsidRDefault="0065019E">
      <w:pPr>
        <w:pBdr>
          <w:top w:val="nil"/>
          <w:left w:val="nil"/>
          <w:bottom w:val="nil"/>
          <w:right w:val="nil"/>
          <w:between w:val="nil"/>
        </w:pBdr>
        <w:spacing w:after="120"/>
        <w:ind w:left="360"/>
        <w:jc w:val="both"/>
        <w:rPr>
          <w:rFonts w:ascii="Arial" w:eastAsia="Arial" w:hAnsi="Arial" w:cs="Arial"/>
          <w:b/>
          <w:i/>
          <w:color w:val="000000"/>
          <w:sz w:val="20"/>
          <w:szCs w:val="20"/>
        </w:rPr>
      </w:pPr>
      <w:proofErr w:type="gramStart"/>
      <w:r>
        <w:rPr>
          <w:rFonts w:ascii="Arial" w:eastAsia="Arial" w:hAnsi="Arial" w:cs="Arial"/>
          <w:b/>
          <w:i/>
          <w:color w:val="000000"/>
          <w:sz w:val="20"/>
          <w:szCs w:val="20"/>
        </w:rPr>
        <w:t>Register()</w:t>
      </w:r>
      <w:proofErr w:type="gramEnd"/>
    </w:p>
    <w:p w:rsidR="0065019E" w:rsidRDefault="0065019E">
      <w:pPr>
        <w:pBdr>
          <w:top w:val="nil"/>
          <w:left w:val="nil"/>
          <w:bottom w:val="nil"/>
          <w:right w:val="nil"/>
          <w:between w:val="nil"/>
        </w:pBdr>
        <w:spacing w:after="120"/>
        <w:ind w:left="360"/>
        <w:jc w:val="both"/>
        <w:rPr>
          <w:rFonts w:ascii="Arial" w:eastAsia="Arial" w:hAnsi="Arial" w:cs="Arial"/>
          <w:i/>
          <w:color w:val="000000"/>
          <w:sz w:val="20"/>
          <w:szCs w:val="20"/>
        </w:rPr>
      </w:pPr>
      <w:r>
        <w:rPr>
          <w:rFonts w:ascii="Arial" w:eastAsia="Arial" w:hAnsi="Arial" w:cs="Arial"/>
          <w:b/>
          <w:i/>
          <w:color w:val="000000"/>
          <w:sz w:val="20"/>
          <w:szCs w:val="20"/>
        </w:rPr>
        <w:tab/>
      </w:r>
      <w:r>
        <w:rPr>
          <w:rFonts w:ascii="Arial" w:eastAsia="Arial" w:hAnsi="Arial" w:cs="Arial"/>
          <w:i/>
          <w:color w:val="000000"/>
          <w:sz w:val="20"/>
          <w:szCs w:val="20"/>
        </w:rPr>
        <w:t xml:space="preserve">The user will create his account </w:t>
      </w:r>
      <w:r>
        <w:rPr>
          <w:rFonts w:ascii="Arial" w:eastAsia="Arial" w:hAnsi="Arial" w:cs="Arial"/>
          <w:i/>
          <w:sz w:val="20"/>
          <w:szCs w:val="20"/>
        </w:rPr>
        <w:t>on</w:t>
      </w:r>
      <w:r>
        <w:rPr>
          <w:rFonts w:ascii="Arial" w:eastAsia="Arial" w:hAnsi="Arial" w:cs="Arial"/>
          <w:i/>
          <w:color w:val="000000"/>
          <w:sz w:val="20"/>
          <w:szCs w:val="20"/>
        </w:rPr>
        <w:t xml:space="preserve"> the website to get desired information. </w:t>
      </w:r>
    </w:p>
    <w:p w:rsidR="0065019E" w:rsidRDefault="0065019E">
      <w:pPr>
        <w:pBdr>
          <w:top w:val="nil"/>
          <w:left w:val="nil"/>
          <w:bottom w:val="nil"/>
          <w:right w:val="nil"/>
          <w:between w:val="nil"/>
        </w:pBdr>
        <w:spacing w:after="120"/>
        <w:ind w:left="360"/>
        <w:jc w:val="both"/>
        <w:rPr>
          <w:rFonts w:ascii="Arial" w:eastAsia="Arial" w:hAnsi="Arial" w:cs="Arial"/>
          <w:b/>
          <w:i/>
          <w:color w:val="000000"/>
          <w:sz w:val="20"/>
          <w:szCs w:val="20"/>
        </w:rPr>
      </w:pPr>
      <w:proofErr w:type="gramStart"/>
      <w:r>
        <w:rPr>
          <w:rFonts w:ascii="Arial" w:eastAsia="Arial" w:hAnsi="Arial" w:cs="Arial"/>
          <w:b/>
          <w:i/>
          <w:color w:val="000000"/>
          <w:sz w:val="20"/>
          <w:szCs w:val="20"/>
        </w:rPr>
        <w:t>Login()</w:t>
      </w:r>
      <w:proofErr w:type="gramEnd"/>
    </w:p>
    <w:p w:rsidR="0065019E" w:rsidRDefault="0065019E">
      <w:pPr>
        <w:pBdr>
          <w:top w:val="nil"/>
          <w:left w:val="nil"/>
          <w:bottom w:val="nil"/>
          <w:right w:val="nil"/>
          <w:between w:val="nil"/>
        </w:pBdr>
        <w:spacing w:after="120"/>
        <w:ind w:left="360"/>
        <w:jc w:val="both"/>
        <w:rPr>
          <w:rFonts w:ascii="Arial" w:eastAsia="Arial" w:hAnsi="Arial" w:cs="Arial"/>
          <w:i/>
          <w:color w:val="000000"/>
          <w:sz w:val="20"/>
          <w:szCs w:val="20"/>
        </w:rPr>
      </w:pPr>
      <w:r>
        <w:rPr>
          <w:rFonts w:ascii="Arial" w:eastAsia="Arial" w:hAnsi="Arial" w:cs="Arial"/>
          <w:b/>
          <w:i/>
          <w:color w:val="000000"/>
          <w:sz w:val="20"/>
          <w:szCs w:val="20"/>
        </w:rPr>
        <w:tab/>
      </w:r>
      <w:r>
        <w:rPr>
          <w:rFonts w:ascii="Arial" w:eastAsia="Arial" w:hAnsi="Arial" w:cs="Arial"/>
          <w:i/>
          <w:color w:val="000000"/>
          <w:sz w:val="20"/>
          <w:szCs w:val="20"/>
        </w:rPr>
        <w:t xml:space="preserve">The registered users will have to </w:t>
      </w:r>
      <w:r>
        <w:rPr>
          <w:rFonts w:ascii="Arial" w:eastAsia="Arial" w:hAnsi="Arial" w:cs="Arial"/>
          <w:i/>
          <w:sz w:val="20"/>
          <w:szCs w:val="20"/>
        </w:rPr>
        <w:t>log in</w:t>
      </w:r>
      <w:r>
        <w:rPr>
          <w:rFonts w:ascii="Arial" w:eastAsia="Arial" w:hAnsi="Arial" w:cs="Arial"/>
          <w:i/>
          <w:color w:val="000000"/>
          <w:sz w:val="20"/>
          <w:szCs w:val="20"/>
        </w:rPr>
        <w:t xml:space="preserve"> before seeing the information about a website.</w:t>
      </w:r>
    </w:p>
    <w:p w:rsidR="0065019E" w:rsidRDefault="0065019E">
      <w:pPr>
        <w:pBdr>
          <w:top w:val="nil"/>
          <w:left w:val="nil"/>
          <w:bottom w:val="nil"/>
          <w:right w:val="nil"/>
          <w:between w:val="nil"/>
        </w:pBdr>
        <w:spacing w:after="120"/>
        <w:ind w:left="360"/>
        <w:jc w:val="both"/>
        <w:rPr>
          <w:rFonts w:ascii="Arial" w:eastAsia="Arial" w:hAnsi="Arial" w:cs="Arial"/>
          <w:b/>
          <w:i/>
          <w:color w:val="000000"/>
          <w:sz w:val="20"/>
          <w:szCs w:val="20"/>
        </w:rPr>
      </w:pPr>
      <w:proofErr w:type="spellStart"/>
      <w:proofErr w:type="gramStart"/>
      <w:r>
        <w:rPr>
          <w:rFonts w:ascii="Arial" w:eastAsia="Arial" w:hAnsi="Arial" w:cs="Arial"/>
          <w:b/>
          <w:i/>
          <w:color w:val="000000"/>
          <w:sz w:val="20"/>
          <w:szCs w:val="20"/>
        </w:rPr>
        <w:t>AddCrop</w:t>
      </w:r>
      <w:proofErr w:type="spellEnd"/>
      <w:r>
        <w:rPr>
          <w:rFonts w:ascii="Arial" w:eastAsia="Arial" w:hAnsi="Arial" w:cs="Arial"/>
          <w:b/>
          <w:i/>
          <w:color w:val="000000"/>
          <w:sz w:val="20"/>
          <w:szCs w:val="20"/>
        </w:rPr>
        <w:t>()</w:t>
      </w:r>
      <w:proofErr w:type="gramEnd"/>
    </w:p>
    <w:p w:rsidR="0065019E" w:rsidRDefault="0065019E">
      <w:pPr>
        <w:pBdr>
          <w:top w:val="nil"/>
          <w:left w:val="nil"/>
          <w:bottom w:val="nil"/>
          <w:right w:val="nil"/>
          <w:between w:val="nil"/>
        </w:pBdr>
        <w:spacing w:after="120"/>
        <w:ind w:left="360"/>
        <w:jc w:val="both"/>
        <w:rPr>
          <w:rFonts w:ascii="Arial" w:eastAsia="Arial" w:hAnsi="Arial" w:cs="Arial"/>
          <w:i/>
          <w:color w:val="000000"/>
          <w:sz w:val="20"/>
          <w:szCs w:val="20"/>
        </w:rPr>
      </w:pPr>
      <w:r>
        <w:rPr>
          <w:rFonts w:ascii="Arial" w:eastAsia="Arial" w:hAnsi="Arial" w:cs="Arial"/>
          <w:i/>
          <w:color w:val="000000"/>
          <w:sz w:val="20"/>
          <w:szCs w:val="20"/>
        </w:rPr>
        <w:tab/>
        <w:t xml:space="preserve">The administrator can add a crop and give all the related information about that particular crop. </w:t>
      </w:r>
    </w:p>
    <w:p w:rsidR="0065019E" w:rsidRDefault="0065019E">
      <w:pPr>
        <w:pBdr>
          <w:top w:val="nil"/>
          <w:left w:val="nil"/>
          <w:bottom w:val="nil"/>
          <w:right w:val="nil"/>
          <w:between w:val="nil"/>
        </w:pBdr>
        <w:spacing w:after="120"/>
        <w:ind w:left="360"/>
        <w:jc w:val="both"/>
        <w:rPr>
          <w:rFonts w:ascii="Arial" w:eastAsia="Arial" w:hAnsi="Arial" w:cs="Arial"/>
          <w:b/>
          <w:i/>
          <w:color w:val="000000"/>
          <w:sz w:val="20"/>
          <w:szCs w:val="20"/>
        </w:rPr>
      </w:pPr>
      <w:proofErr w:type="spellStart"/>
      <w:proofErr w:type="gramStart"/>
      <w:r>
        <w:rPr>
          <w:rFonts w:ascii="Arial" w:eastAsia="Arial" w:hAnsi="Arial" w:cs="Arial"/>
          <w:b/>
          <w:i/>
          <w:color w:val="000000"/>
          <w:sz w:val="20"/>
          <w:szCs w:val="20"/>
        </w:rPr>
        <w:t>DeleteCrop</w:t>
      </w:r>
      <w:proofErr w:type="spellEnd"/>
      <w:r>
        <w:rPr>
          <w:rFonts w:ascii="Arial" w:eastAsia="Arial" w:hAnsi="Arial" w:cs="Arial"/>
          <w:b/>
          <w:i/>
          <w:color w:val="000000"/>
          <w:sz w:val="20"/>
          <w:szCs w:val="20"/>
        </w:rPr>
        <w:t>()</w:t>
      </w:r>
      <w:proofErr w:type="gramEnd"/>
    </w:p>
    <w:p w:rsidR="0065019E" w:rsidRDefault="0065019E">
      <w:pPr>
        <w:pBdr>
          <w:top w:val="nil"/>
          <w:left w:val="nil"/>
          <w:bottom w:val="nil"/>
          <w:right w:val="nil"/>
          <w:between w:val="nil"/>
        </w:pBdr>
        <w:spacing w:after="120"/>
        <w:ind w:left="360"/>
        <w:jc w:val="both"/>
        <w:rPr>
          <w:rFonts w:ascii="Arial" w:eastAsia="Arial" w:hAnsi="Arial" w:cs="Arial"/>
          <w:i/>
          <w:color w:val="000000"/>
          <w:sz w:val="20"/>
          <w:szCs w:val="20"/>
        </w:rPr>
      </w:pPr>
      <w:r>
        <w:rPr>
          <w:rFonts w:ascii="Arial" w:eastAsia="Arial" w:hAnsi="Arial" w:cs="Arial"/>
          <w:b/>
          <w:i/>
          <w:color w:val="000000"/>
          <w:sz w:val="20"/>
          <w:szCs w:val="20"/>
        </w:rPr>
        <w:tab/>
      </w:r>
      <w:r>
        <w:rPr>
          <w:rFonts w:ascii="Arial" w:eastAsia="Arial" w:hAnsi="Arial" w:cs="Arial"/>
          <w:i/>
          <w:color w:val="000000"/>
          <w:sz w:val="20"/>
          <w:szCs w:val="20"/>
        </w:rPr>
        <w:t>The administrator can delete any crop that already exists in the system. This will delete all the related information about that crop.</w:t>
      </w:r>
    </w:p>
    <w:p w:rsidR="0065019E" w:rsidRDefault="0065019E">
      <w:pPr>
        <w:pBdr>
          <w:top w:val="nil"/>
          <w:left w:val="nil"/>
          <w:bottom w:val="nil"/>
          <w:right w:val="nil"/>
          <w:between w:val="nil"/>
        </w:pBdr>
        <w:spacing w:after="120"/>
        <w:ind w:left="360"/>
        <w:jc w:val="both"/>
        <w:rPr>
          <w:rFonts w:ascii="Arial" w:eastAsia="Arial" w:hAnsi="Arial" w:cs="Arial"/>
          <w:b/>
          <w:i/>
          <w:color w:val="000000"/>
          <w:sz w:val="20"/>
          <w:szCs w:val="20"/>
        </w:rPr>
      </w:pPr>
      <w:proofErr w:type="spellStart"/>
      <w:proofErr w:type="gramStart"/>
      <w:r>
        <w:rPr>
          <w:rFonts w:ascii="Arial" w:eastAsia="Arial" w:hAnsi="Arial" w:cs="Arial"/>
          <w:b/>
          <w:i/>
          <w:color w:val="000000"/>
          <w:sz w:val="20"/>
          <w:szCs w:val="20"/>
        </w:rPr>
        <w:t>EditCrop</w:t>
      </w:r>
      <w:proofErr w:type="spellEnd"/>
      <w:r>
        <w:rPr>
          <w:rFonts w:ascii="Arial" w:eastAsia="Arial" w:hAnsi="Arial" w:cs="Arial"/>
          <w:b/>
          <w:i/>
          <w:color w:val="000000"/>
          <w:sz w:val="20"/>
          <w:szCs w:val="20"/>
        </w:rPr>
        <w:t>()</w:t>
      </w:r>
      <w:proofErr w:type="gramEnd"/>
    </w:p>
    <w:p w:rsidR="0065019E" w:rsidRDefault="0065019E">
      <w:pPr>
        <w:pBdr>
          <w:top w:val="nil"/>
          <w:left w:val="nil"/>
          <w:bottom w:val="nil"/>
          <w:right w:val="nil"/>
          <w:between w:val="nil"/>
        </w:pBdr>
        <w:spacing w:after="120"/>
        <w:ind w:left="360"/>
        <w:jc w:val="both"/>
        <w:rPr>
          <w:rFonts w:ascii="Arial" w:eastAsia="Arial" w:hAnsi="Arial" w:cs="Arial"/>
          <w:i/>
          <w:color w:val="000000"/>
          <w:sz w:val="20"/>
          <w:szCs w:val="20"/>
        </w:rPr>
      </w:pPr>
      <w:r>
        <w:rPr>
          <w:rFonts w:ascii="Arial" w:eastAsia="Arial" w:hAnsi="Arial" w:cs="Arial"/>
          <w:b/>
          <w:i/>
          <w:color w:val="000000"/>
          <w:sz w:val="20"/>
          <w:szCs w:val="20"/>
        </w:rPr>
        <w:tab/>
      </w:r>
      <w:r>
        <w:rPr>
          <w:rFonts w:ascii="Arial" w:eastAsia="Arial" w:hAnsi="Arial" w:cs="Arial"/>
          <w:i/>
          <w:color w:val="000000"/>
          <w:sz w:val="20"/>
          <w:szCs w:val="20"/>
        </w:rPr>
        <w:t xml:space="preserve">The admin can edit any information about a crop that already </w:t>
      </w:r>
      <w:r>
        <w:rPr>
          <w:rFonts w:ascii="Arial" w:eastAsia="Arial" w:hAnsi="Arial" w:cs="Arial"/>
          <w:i/>
          <w:sz w:val="20"/>
          <w:szCs w:val="20"/>
        </w:rPr>
        <w:t>exists</w:t>
      </w:r>
      <w:r>
        <w:rPr>
          <w:rFonts w:ascii="Arial" w:eastAsia="Arial" w:hAnsi="Arial" w:cs="Arial"/>
          <w:i/>
          <w:color w:val="000000"/>
          <w:sz w:val="20"/>
          <w:szCs w:val="20"/>
        </w:rPr>
        <w:t xml:space="preserve"> </w:t>
      </w:r>
      <w:r>
        <w:rPr>
          <w:rFonts w:ascii="Arial" w:eastAsia="Arial" w:hAnsi="Arial" w:cs="Arial"/>
          <w:i/>
          <w:sz w:val="20"/>
          <w:szCs w:val="20"/>
        </w:rPr>
        <w:t>on</w:t>
      </w:r>
      <w:r>
        <w:rPr>
          <w:rFonts w:ascii="Arial" w:eastAsia="Arial" w:hAnsi="Arial" w:cs="Arial"/>
          <w:i/>
          <w:color w:val="000000"/>
          <w:sz w:val="20"/>
          <w:szCs w:val="20"/>
        </w:rPr>
        <w:t xml:space="preserve"> the website.</w:t>
      </w:r>
    </w:p>
    <w:p w:rsidR="0065019E" w:rsidRDefault="0065019E">
      <w:pPr>
        <w:pBdr>
          <w:top w:val="nil"/>
          <w:left w:val="nil"/>
          <w:bottom w:val="nil"/>
          <w:right w:val="nil"/>
          <w:between w:val="nil"/>
        </w:pBdr>
        <w:spacing w:after="120"/>
        <w:ind w:left="360"/>
        <w:jc w:val="both"/>
        <w:rPr>
          <w:rFonts w:ascii="Arial" w:eastAsia="Arial" w:hAnsi="Arial" w:cs="Arial"/>
          <w:b/>
          <w:i/>
          <w:color w:val="000000"/>
          <w:sz w:val="20"/>
          <w:szCs w:val="20"/>
        </w:rPr>
      </w:pPr>
      <w:proofErr w:type="spellStart"/>
      <w:proofErr w:type="gramStart"/>
      <w:r>
        <w:rPr>
          <w:rFonts w:ascii="Arial" w:eastAsia="Arial" w:hAnsi="Arial" w:cs="Arial"/>
          <w:b/>
          <w:i/>
          <w:color w:val="000000"/>
          <w:sz w:val="20"/>
          <w:szCs w:val="20"/>
        </w:rPr>
        <w:t>AddCropInfo</w:t>
      </w:r>
      <w:proofErr w:type="spellEnd"/>
      <w:r>
        <w:rPr>
          <w:rFonts w:ascii="Arial" w:eastAsia="Arial" w:hAnsi="Arial" w:cs="Arial"/>
          <w:b/>
          <w:i/>
          <w:color w:val="000000"/>
          <w:sz w:val="20"/>
          <w:szCs w:val="20"/>
        </w:rPr>
        <w:t>()</w:t>
      </w:r>
      <w:proofErr w:type="gramEnd"/>
    </w:p>
    <w:p w:rsidR="0065019E" w:rsidRDefault="0065019E">
      <w:pPr>
        <w:pBdr>
          <w:top w:val="nil"/>
          <w:left w:val="nil"/>
          <w:bottom w:val="nil"/>
          <w:right w:val="nil"/>
          <w:between w:val="nil"/>
        </w:pBdr>
        <w:spacing w:after="120"/>
        <w:ind w:left="360"/>
        <w:jc w:val="both"/>
        <w:rPr>
          <w:rFonts w:ascii="Arial" w:eastAsia="Arial" w:hAnsi="Arial" w:cs="Arial"/>
          <w:i/>
          <w:color w:val="000000"/>
          <w:sz w:val="20"/>
          <w:szCs w:val="20"/>
        </w:rPr>
      </w:pPr>
      <w:r>
        <w:rPr>
          <w:rFonts w:ascii="Arial" w:eastAsia="Arial" w:hAnsi="Arial" w:cs="Arial"/>
          <w:b/>
          <w:i/>
          <w:color w:val="000000"/>
          <w:sz w:val="20"/>
          <w:szCs w:val="20"/>
        </w:rPr>
        <w:tab/>
      </w:r>
      <w:r>
        <w:rPr>
          <w:rFonts w:ascii="Arial" w:eastAsia="Arial" w:hAnsi="Arial" w:cs="Arial"/>
          <w:i/>
          <w:color w:val="000000"/>
          <w:sz w:val="20"/>
          <w:szCs w:val="20"/>
        </w:rPr>
        <w:t>The admin will be able to add any new information about a crop</w:t>
      </w:r>
      <w:r>
        <w:rPr>
          <w:rFonts w:ascii="Arial" w:eastAsia="Arial" w:hAnsi="Arial" w:cs="Arial"/>
          <w:i/>
          <w:sz w:val="20"/>
          <w:szCs w:val="20"/>
        </w:rPr>
        <w:t>.</w:t>
      </w:r>
    </w:p>
    <w:p w:rsidR="0065019E" w:rsidRDefault="0065019E">
      <w:pPr>
        <w:pBdr>
          <w:top w:val="nil"/>
          <w:left w:val="nil"/>
          <w:bottom w:val="nil"/>
          <w:right w:val="nil"/>
          <w:between w:val="nil"/>
        </w:pBdr>
        <w:spacing w:after="120"/>
        <w:ind w:left="360"/>
        <w:jc w:val="both"/>
        <w:rPr>
          <w:rFonts w:ascii="Arial" w:eastAsia="Arial" w:hAnsi="Arial" w:cs="Arial"/>
          <w:b/>
          <w:i/>
          <w:color w:val="000000"/>
          <w:sz w:val="20"/>
          <w:szCs w:val="20"/>
        </w:rPr>
      </w:pPr>
      <w:proofErr w:type="spellStart"/>
      <w:proofErr w:type="gramStart"/>
      <w:r>
        <w:rPr>
          <w:rFonts w:ascii="Arial" w:eastAsia="Arial" w:hAnsi="Arial" w:cs="Arial"/>
          <w:b/>
          <w:i/>
          <w:color w:val="000000"/>
          <w:sz w:val="20"/>
          <w:szCs w:val="20"/>
        </w:rPr>
        <w:t>PredictRain</w:t>
      </w:r>
      <w:proofErr w:type="spellEnd"/>
      <w:r>
        <w:rPr>
          <w:rFonts w:ascii="Arial" w:eastAsia="Arial" w:hAnsi="Arial" w:cs="Arial"/>
          <w:b/>
          <w:i/>
          <w:color w:val="000000"/>
          <w:sz w:val="20"/>
          <w:szCs w:val="20"/>
        </w:rPr>
        <w:t>()</w:t>
      </w:r>
      <w:proofErr w:type="gramEnd"/>
    </w:p>
    <w:p w:rsidR="0065019E" w:rsidRDefault="0065019E">
      <w:pPr>
        <w:pBdr>
          <w:top w:val="nil"/>
          <w:left w:val="nil"/>
          <w:bottom w:val="nil"/>
          <w:right w:val="nil"/>
          <w:between w:val="nil"/>
        </w:pBdr>
        <w:spacing w:after="120"/>
        <w:ind w:left="360"/>
        <w:jc w:val="both"/>
        <w:rPr>
          <w:rFonts w:ascii="Arial" w:eastAsia="Arial" w:hAnsi="Arial" w:cs="Arial"/>
          <w:i/>
          <w:color w:val="000000"/>
          <w:sz w:val="20"/>
          <w:szCs w:val="20"/>
        </w:rPr>
      </w:pPr>
      <w:r>
        <w:rPr>
          <w:rFonts w:ascii="Arial" w:eastAsia="Arial" w:hAnsi="Arial" w:cs="Arial"/>
          <w:b/>
          <w:i/>
          <w:color w:val="000000"/>
          <w:sz w:val="20"/>
          <w:szCs w:val="20"/>
        </w:rPr>
        <w:tab/>
      </w:r>
      <w:r>
        <w:rPr>
          <w:rFonts w:ascii="Arial" w:eastAsia="Arial" w:hAnsi="Arial" w:cs="Arial"/>
          <w:i/>
          <w:color w:val="000000"/>
          <w:sz w:val="20"/>
          <w:szCs w:val="20"/>
        </w:rPr>
        <w:t>The system will predict the rainfall in the area so that farmers can sow and water their crops accordingly.</w:t>
      </w:r>
    </w:p>
    <w:p w:rsidR="0065019E" w:rsidRDefault="0065019E">
      <w:pPr>
        <w:pBdr>
          <w:top w:val="nil"/>
          <w:left w:val="nil"/>
          <w:bottom w:val="nil"/>
          <w:right w:val="nil"/>
          <w:between w:val="nil"/>
        </w:pBdr>
        <w:spacing w:after="120"/>
        <w:ind w:left="360"/>
        <w:jc w:val="both"/>
        <w:rPr>
          <w:rFonts w:ascii="Arial" w:eastAsia="Arial" w:hAnsi="Arial" w:cs="Arial"/>
          <w:b/>
          <w:i/>
          <w:color w:val="000000"/>
          <w:sz w:val="20"/>
          <w:szCs w:val="20"/>
        </w:rPr>
      </w:pPr>
      <w:proofErr w:type="spellStart"/>
      <w:proofErr w:type="gramStart"/>
      <w:r>
        <w:rPr>
          <w:rFonts w:ascii="Arial" w:eastAsia="Arial" w:hAnsi="Arial" w:cs="Arial"/>
          <w:b/>
          <w:i/>
          <w:color w:val="000000"/>
          <w:sz w:val="20"/>
          <w:szCs w:val="20"/>
        </w:rPr>
        <w:t>PredictInv</w:t>
      </w:r>
      <w:proofErr w:type="spellEnd"/>
      <w:r>
        <w:rPr>
          <w:rFonts w:ascii="Arial" w:eastAsia="Arial" w:hAnsi="Arial" w:cs="Arial"/>
          <w:b/>
          <w:i/>
          <w:color w:val="000000"/>
          <w:sz w:val="20"/>
          <w:szCs w:val="20"/>
        </w:rPr>
        <w:t>()</w:t>
      </w:r>
      <w:proofErr w:type="gramEnd"/>
    </w:p>
    <w:p w:rsidR="0065019E" w:rsidRDefault="0065019E">
      <w:pPr>
        <w:pBdr>
          <w:top w:val="nil"/>
          <w:left w:val="nil"/>
          <w:bottom w:val="nil"/>
          <w:right w:val="nil"/>
          <w:between w:val="nil"/>
        </w:pBdr>
        <w:spacing w:after="120"/>
        <w:ind w:left="360"/>
        <w:jc w:val="both"/>
        <w:rPr>
          <w:rFonts w:ascii="Arial" w:eastAsia="Arial" w:hAnsi="Arial" w:cs="Arial"/>
          <w:i/>
          <w:color w:val="000000"/>
          <w:sz w:val="20"/>
          <w:szCs w:val="20"/>
        </w:rPr>
      </w:pPr>
      <w:r>
        <w:rPr>
          <w:rFonts w:ascii="Arial" w:eastAsia="Arial" w:hAnsi="Arial" w:cs="Arial"/>
          <w:b/>
          <w:i/>
          <w:color w:val="000000"/>
          <w:sz w:val="20"/>
          <w:szCs w:val="20"/>
        </w:rPr>
        <w:tab/>
      </w:r>
      <w:r>
        <w:rPr>
          <w:rFonts w:ascii="Arial" w:eastAsia="Arial" w:hAnsi="Arial" w:cs="Arial"/>
          <w:i/>
          <w:color w:val="000000"/>
          <w:sz w:val="20"/>
          <w:szCs w:val="20"/>
        </w:rPr>
        <w:t xml:space="preserve">The system will predict the average investment </w:t>
      </w:r>
      <w:r>
        <w:rPr>
          <w:rFonts w:ascii="Arial" w:eastAsia="Arial" w:hAnsi="Arial" w:cs="Arial"/>
          <w:i/>
          <w:sz w:val="20"/>
          <w:szCs w:val="20"/>
        </w:rPr>
        <w:t>in</w:t>
      </w:r>
      <w:r>
        <w:rPr>
          <w:rFonts w:ascii="Arial" w:eastAsia="Arial" w:hAnsi="Arial" w:cs="Arial"/>
          <w:i/>
          <w:color w:val="000000"/>
          <w:sz w:val="20"/>
          <w:szCs w:val="20"/>
        </w:rPr>
        <w:t xml:space="preserve"> crops in Sargodha.</w:t>
      </w:r>
    </w:p>
    <w:p w:rsidR="0065019E" w:rsidRDefault="0065019E">
      <w:pPr>
        <w:pBdr>
          <w:top w:val="nil"/>
          <w:left w:val="nil"/>
          <w:bottom w:val="nil"/>
          <w:right w:val="nil"/>
          <w:between w:val="nil"/>
        </w:pBdr>
        <w:spacing w:after="120"/>
        <w:ind w:left="360"/>
        <w:jc w:val="both"/>
        <w:rPr>
          <w:rFonts w:ascii="Arial" w:eastAsia="Arial" w:hAnsi="Arial" w:cs="Arial"/>
          <w:b/>
          <w:i/>
          <w:color w:val="000000"/>
          <w:sz w:val="20"/>
          <w:szCs w:val="20"/>
        </w:rPr>
      </w:pPr>
      <w:proofErr w:type="spellStart"/>
      <w:proofErr w:type="gramStart"/>
      <w:r>
        <w:rPr>
          <w:rFonts w:ascii="Arial" w:eastAsia="Arial" w:hAnsi="Arial" w:cs="Arial"/>
          <w:b/>
          <w:i/>
          <w:color w:val="000000"/>
          <w:sz w:val="20"/>
          <w:szCs w:val="20"/>
        </w:rPr>
        <w:t>PredictROI</w:t>
      </w:r>
      <w:proofErr w:type="spellEnd"/>
      <w:r>
        <w:rPr>
          <w:rFonts w:ascii="Arial" w:eastAsia="Arial" w:hAnsi="Arial" w:cs="Arial"/>
          <w:b/>
          <w:i/>
          <w:color w:val="000000"/>
          <w:sz w:val="20"/>
          <w:szCs w:val="20"/>
        </w:rPr>
        <w:t>()</w:t>
      </w:r>
      <w:proofErr w:type="gramEnd"/>
    </w:p>
    <w:p w:rsidR="0065019E" w:rsidRDefault="0065019E">
      <w:pPr>
        <w:pBdr>
          <w:top w:val="nil"/>
          <w:left w:val="nil"/>
          <w:bottom w:val="nil"/>
          <w:right w:val="nil"/>
          <w:between w:val="nil"/>
        </w:pBdr>
        <w:spacing w:after="120"/>
        <w:ind w:left="360"/>
        <w:jc w:val="both"/>
        <w:rPr>
          <w:rFonts w:ascii="Arial" w:eastAsia="Arial" w:hAnsi="Arial" w:cs="Arial"/>
          <w:i/>
          <w:color w:val="000000"/>
          <w:sz w:val="20"/>
          <w:szCs w:val="20"/>
        </w:rPr>
      </w:pPr>
      <w:r>
        <w:rPr>
          <w:rFonts w:ascii="Arial" w:eastAsia="Arial" w:hAnsi="Arial" w:cs="Arial"/>
          <w:i/>
          <w:color w:val="000000"/>
          <w:sz w:val="20"/>
          <w:szCs w:val="20"/>
        </w:rPr>
        <w:tab/>
        <w:t xml:space="preserve">The system will predict the return on investment so that farmers can choose crops that </w:t>
      </w:r>
      <w:r>
        <w:rPr>
          <w:rFonts w:ascii="Arial" w:eastAsia="Arial" w:hAnsi="Arial" w:cs="Arial"/>
          <w:i/>
          <w:sz w:val="20"/>
          <w:szCs w:val="20"/>
        </w:rPr>
        <w:t>benefit them more</w:t>
      </w:r>
      <w:r>
        <w:rPr>
          <w:rFonts w:ascii="Arial" w:eastAsia="Arial" w:hAnsi="Arial" w:cs="Arial"/>
          <w:i/>
          <w:color w:val="000000"/>
          <w:sz w:val="20"/>
          <w:szCs w:val="20"/>
        </w:rPr>
        <w:t>.</w:t>
      </w:r>
    </w:p>
    <w:p w:rsidR="0065019E" w:rsidRDefault="0065019E" w:rsidP="0065019E">
      <w:pPr>
        <w:numPr>
          <w:ilvl w:val="0"/>
          <w:numId w:val="6"/>
        </w:numPr>
        <w:pBdr>
          <w:top w:val="nil"/>
          <w:left w:val="nil"/>
          <w:bottom w:val="nil"/>
          <w:right w:val="nil"/>
          <w:between w:val="nil"/>
        </w:pBdr>
        <w:spacing w:after="120"/>
        <w:jc w:val="both"/>
        <w:rPr>
          <w:rFonts w:ascii="Arial" w:eastAsia="Arial" w:hAnsi="Arial" w:cs="Arial"/>
          <w:b/>
          <w:color w:val="000000"/>
          <w:sz w:val="32"/>
          <w:szCs w:val="32"/>
        </w:rPr>
      </w:pPr>
      <w:bookmarkStart w:id="15" w:name="_heading=h.35nkun2" w:colFirst="0" w:colLast="0"/>
      <w:bookmarkEnd w:id="15"/>
      <w:r>
        <w:rPr>
          <w:rFonts w:ascii="Arial" w:eastAsia="Arial" w:hAnsi="Arial" w:cs="Arial"/>
          <w:b/>
          <w:color w:val="000000"/>
          <w:sz w:val="32"/>
          <w:szCs w:val="32"/>
        </w:rPr>
        <w:t>Non-functional Requirements</w:t>
      </w:r>
    </w:p>
    <w:p w:rsidR="0065019E" w:rsidRDefault="0065019E" w:rsidP="0065019E">
      <w:pPr>
        <w:numPr>
          <w:ilvl w:val="1"/>
          <w:numId w:val="6"/>
        </w:numPr>
        <w:pBdr>
          <w:top w:val="nil"/>
          <w:left w:val="nil"/>
          <w:bottom w:val="nil"/>
          <w:right w:val="nil"/>
          <w:between w:val="nil"/>
        </w:pBdr>
        <w:spacing w:after="120"/>
        <w:ind w:left="389" w:hanging="389"/>
        <w:jc w:val="both"/>
        <w:rPr>
          <w:rFonts w:ascii="Arial" w:eastAsia="Arial" w:hAnsi="Arial" w:cs="Arial"/>
          <w:b/>
          <w:color w:val="000000"/>
        </w:rPr>
      </w:pPr>
      <w:bookmarkStart w:id="16" w:name="_heading=h.1ksv4uv" w:colFirst="0" w:colLast="0"/>
      <w:bookmarkEnd w:id="16"/>
      <w:r>
        <w:rPr>
          <w:rFonts w:ascii="Arial" w:eastAsia="Arial" w:hAnsi="Arial" w:cs="Arial"/>
          <w:b/>
          <w:color w:val="000000"/>
        </w:rPr>
        <w:t>Performance Requirements</w:t>
      </w:r>
    </w:p>
    <w:p w:rsidR="0065019E" w:rsidRDefault="0065019E">
      <w:pPr>
        <w:pBdr>
          <w:top w:val="nil"/>
          <w:left w:val="nil"/>
          <w:bottom w:val="nil"/>
          <w:right w:val="nil"/>
          <w:between w:val="nil"/>
        </w:pBdr>
        <w:spacing w:after="120"/>
        <w:ind w:left="389"/>
        <w:jc w:val="both"/>
        <w:rPr>
          <w:i/>
          <w:color w:val="000000"/>
          <w:sz w:val="20"/>
          <w:szCs w:val="20"/>
        </w:rPr>
      </w:pPr>
      <w:r>
        <w:rPr>
          <w:i/>
          <w:color w:val="000000"/>
          <w:sz w:val="20"/>
          <w:szCs w:val="20"/>
        </w:rPr>
        <w:t xml:space="preserve">The website will be responsive so that it can be viewed on every device. It will also be </w:t>
      </w:r>
      <w:r>
        <w:rPr>
          <w:i/>
          <w:sz w:val="20"/>
          <w:szCs w:val="20"/>
        </w:rPr>
        <w:t>user-friendly</w:t>
      </w:r>
      <w:r>
        <w:rPr>
          <w:i/>
          <w:color w:val="000000"/>
          <w:sz w:val="20"/>
          <w:szCs w:val="20"/>
        </w:rPr>
        <w:t xml:space="preserve"> i.e., it has a simple user interface so that </w:t>
      </w:r>
      <w:r>
        <w:rPr>
          <w:i/>
          <w:sz w:val="20"/>
          <w:szCs w:val="20"/>
        </w:rPr>
        <w:t>users</w:t>
      </w:r>
      <w:r>
        <w:rPr>
          <w:i/>
          <w:color w:val="000000"/>
          <w:sz w:val="20"/>
          <w:szCs w:val="20"/>
        </w:rPr>
        <w:t xml:space="preserve"> can find the desired information easily. It will also contain Urdu and English language so that the user can view the information in their preferred language. The site will contain validated and verified information.</w:t>
      </w:r>
    </w:p>
    <w:p w:rsidR="0065019E" w:rsidRDefault="0065019E" w:rsidP="0065019E">
      <w:pPr>
        <w:numPr>
          <w:ilvl w:val="1"/>
          <w:numId w:val="6"/>
        </w:numPr>
        <w:pBdr>
          <w:top w:val="nil"/>
          <w:left w:val="nil"/>
          <w:bottom w:val="nil"/>
          <w:right w:val="nil"/>
          <w:between w:val="nil"/>
        </w:pBdr>
        <w:spacing w:after="120"/>
        <w:ind w:left="389" w:hanging="389"/>
        <w:jc w:val="both"/>
        <w:rPr>
          <w:rFonts w:ascii="Arial" w:eastAsia="Arial" w:hAnsi="Arial" w:cs="Arial"/>
          <w:b/>
          <w:color w:val="000000"/>
        </w:rPr>
      </w:pPr>
      <w:bookmarkStart w:id="17" w:name="_heading=h.44sinio" w:colFirst="0" w:colLast="0"/>
      <w:bookmarkEnd w:id="17"/>
      <w:r>
        <w:rPr>
          <w:rFonts w:ascii="Arial" w:eastAsia="Arial" w:hAnsi="Arial" w:cs="Arial"/>
          <w:b/>
          <w:color w:val="000000"/>
        </w:rPr>
        <w:t>Safety Requirements</w:t>
      </w:r>
    </w:p>
    <w:p w:rsidR="0065019E" w:rsidRDefault="0065019E">
      <w:pPr>
        <w:pBdr>
          <w:top w:val="nil"/>
          <w:left w:val="nil"/>
          <w:bottom w:val="nil"/>
          <w:right w:val="nil"/>
          <w:between w:val="nil"/>
        </w:pBdr>
        <w:spacing w:after="120"/>
        <w:ind w:left="389"/>
        <w:jc w:val="both"/>
        <w:rPr>
          <w:i/>
          <w:color w:val="000000"/>
          <w:sz w:val="20"/>
          <w:szCs w:val="20"/>
        </w:rPr>
      </w:pPr>
      <w:r>
        <w:rPr>
          <w:i/>
          <w:color w:val="000000"/>
          <w:sz w:val="20"/>
          <w:szCs w:val="20"/>
        </w:rPr>
        <w:t xml:space="preserve">The system will predict the rain, investment, and return on investment. These will be mere predictions </w:t>
      </w:r>
      <w:r>
        <w:rPr>
          <w:i/>
          <w:sz w:val="20"/>
          <w:szCs w:val="20"/>
        </w:rPr>
        <w:t>that</w:t>
      </w:r>
      <w:r>
        <w:rPr>
          <w:i/>
          <w:color w:val="000000"/>
          <w:sz w:val="20"/>
          <w:szCs w:val="20"/>
        </w:rPr>
        <w:t xml:space="preserve"> will be resulted from limited resources so, the farmers should not only rely on these predictions. We will try to ensure the accuracy of our predictions by using all the appropriate methods that will </w:t>
      </w:r>
      <w:r>
        <w:rPr>
          <w:i/>
          <w:sz w:val="20"/>
          <w:szCs w:val="20"/>
        </w:rPr>
        <w:t>affect</w:t>
      </w:r>
      <w:r>
        <w:rPr>
          <w:i/>
          <w:color w:val="000000"/>
          <w:sz w:val="20"/>
          <w:szCs w:val="20"/>
        </w:rPr>
        <w:t xml:space="preserve"> predictions.</w:t>
      </w:r>
    </w:p>
    <w:p w:rsidR="0065019E" w:rsidRDefault="0065019E" w:rsidP="0065019E">
      <w:pPr>
        <w:numPr>
          <w:ilvl w:val="1"/>
          <w:numId w:val="6"/>
        </w:numPr>
        <w:pBdr>
          <w:top w:val="nil"/>
          <w:left w:val="nil"/>
          <w:bottom w:val="nil"/>
          <w:right w:val="nil"/>
          <w:between w:val="nil"/>
        </w:pBdr>
        <w:spacing w:after="120"/>
        <w:ind w:left="389" w:hanging="389"/>
        <w:jc w:val="both"/>
        <w:rPr>
          <w:rFonts w:ascii="Arial" w:eastAsia="Arial" w:hAnsi="Arial" w:cs="Arial"/>
          <w:b/>
          <w:color w:val="000000"/>
        </w:rPr>
      </w:pPr>
      <w:bookmarkStart w:id="18" w:name="_heading=h.2jxsxqh" w:colFirst="0" w:colLast="0"/>
      <w:bookmarkEnd w:id="18"/>
      <w:r>
        <w:rPr>
          <w:rFonts w:ascii="Arial" w:eastAsia="Arial" w:hAnsi="Arial" w:cs="Arial"/>
          <w:b/>
          <w:color w:val="000000"/>
        </w:rPr>
        <w:t>Security Requirements</w:t>
      </w:r>
    </w:p>
    <w:p w:rsidR="0065019E" w:rsidRDefault="0065019E">
      <w:pPr>
        <w:pBdr>
          <w:top w:val="nil"/>
          <w:left w:val="nil"/>
          <w:bottom w:val="nil"/>
          <w:right w:val="nil"/>
          <w:between w:val="nil"/>
        </w:pBdr>
        <w:spacing w:after="120"/>
        <w:ind w:left="389"/>
        <w:jc w:val="both"/>
        <w:rPr>
          <w:i/>
          <w:color w:val="000000"/>
          <w:sz w:val="20"/>
          <w:szCs w:val="20"/>
        </w:rPr>
      </w:pPr>
      <w:r>
        <w:rPr>
          <w:i/>
          <w:color w:val="000000"/>
          <w:sz w:val="20"/>
          <w:szCs w:val="20"/>
        </w:rPr>
        <w:t xml:space="preserve">Only the administrator will be able to edit any information </w:t>
      </w:r>
      <w:r>
        <w:rPr>
          <w:i/>
          <w:sz w:val="20"/>
          <w:szCs w:val="20"/>
        </w:rPr>
        <w:t>on</w:t>
      </w:r>
      <w:r>
        <w:rPr>
          <w:i/>
          <w:color w:val="000000"/>
          <w:sz w:val="20"/>
          <w:szCs w:val="20"/>
        </w:rPr>
        <w:t xml:space="preserve"> the website. The other users can only signup, </w:t>
      </w:r>
      <w:r>
        <w:rPr>
          <w:i/>
          <w:sz w:val="20"/>
          <w:szCs w:val="20"/>
        </w:rPr>
        <w:t>log in,</w:t>
      </w:r>
      <w:r>
        <w:rPr>
          <w:i/>
          <w:color w:val="000000"/>
          <w:sz w:val="20"/>
          <w:szCs w:val="20"/>
        </w:rPr>
        <w:t xml:space="preserve"> and collect intended information, so there is no data leakage and the admin will be responsible for any security issue caused by the system.</w:t>
      </w:r>
    </w:p>
    <w:p w:rsidR="0065019E" w:rsidRDefault="0065019E">
      <w:pPr>
        <w:pBdr>
          <w:top w:val="nil"/>
          <w:left w:val="nil"/>
          <w:bottom w:val="nil"/>
          <w:right w:val="nil"/>
          <w:between w:val="nil"/>
        </w:pBdr>
        <w:spacing w:after="120"/>
        <w:ind w:left="389"/>
        <w:jc w:val="both"/>
        <w:rPr>
          <w:rFonts w:ascii="Arial" w:eastAsia="Arial" w:hAnsi="Arial" w:cs="Arial"/>
          <w:color w:val="000000"/>
        </w:rPr>
      </w:pPr>
    </w:p>
    <w:p w:rsidR="0065019E" w:rsidRDefault="0065019E" w:rsidP="0065019E">
      <w:pPr>
        <w:numPr>
          <w:ilvl w:val="1"/>
          <w:numId w:val="6"/>
        </w:numPr>
        <w:pBdr>
          <w:top w:val="nil"/>
          <w:left w:val="nil"/>
          <w:bottom w:val="nil"/>
          <w:right w:val="nil"/>
          <w:between w:val="nil"/>
        </w:pBdr>
        <w:spacing w:after="120"/>
        <w:ind w:left="389" w:hanging="389"/>
        <w:jc w:val="both"/>
        <w:rPr>
          <w:rFonts w:ascii="Arial" w:eastAsia="Arial" w:hAnsi="Arial" w:cs="Arial"/>
          <w:b/>
          <w:color w:val="000000"/>
        </w:rPr>
      </w:pPr>
      <w:bookmarkStart w:id="19" w:name="_heading=h.z337ya" w:colFirst="0" w:colLast="0"/>
      <w:bookmarkEnd w:id="19"/>
      <w:r>
        <w:rPr>
          <w:rFonts w:ascii="Arial" w:eastAsia="Arial" w:hAnsi="Arial" w:cs="Arial"/>
          <w:b/>
          <w:color w:val="000000"/>
        </w:rPr>
        <w:lastRenderedPageBreak/>
        <w:t>User Documentation</w:t>
      </w:r>
    </w:p>
    <w:p w:rsidR="0065019E" w:rsidRDefault="0065019E">
      <w:pPr>
        <w:pBdr>
          <w:top w:val="nil"/>
          <w:left w:val="nil"/>
          <w:bottom w:val="nil"/>
          <w:right w:val="nil"/>
          <w:between w:val="nil"/>
        </w:pBdr>
        <w:spacing w:after="120"/>
        <w:ind w:left="389"/>
        <w:jc w:val="both"/>
        <w:rPr>
          <w:i/>
          <w:color w:val="000000"/>
          <w:sz w:val="20"/>
          <w:szCs w:val="20"/>
        </w:rPr>
      </w:pPr>
      <w:r>
        <w:rPr>
          <w:i/>
          <w:sz w:val="20"/>
          <w:szCs w:val="20"/>
        </w:rPr>
        <w:t>The user</w:t>
      </w:r>
      <w:r>
        <w:rPr>
          <w:i/>
          <w:color w:val="000000"/>
          <w:sz w:val="20"/>
          <w:szCs w:val="20"/>
        </w:rPr>
        <w:t xml:space="preserve"> manual will be given along with the system which will give details about the modules of the system, guide the users about the navigation of the system, and brief them on how to get the information they need.</w:t>
      </w:r>
    </w:p>
    <w:p w:rsidR="0065019E" w:rsidRDefault="0065019E" w:rsidP="0065019E">
      <w:pPr>
        <w:numPr>
          <w:ilvl w:val="0"/>
          <w:numId w:val="6"/>
        </w:numPr>
        <w:pBdr>
          <w:top w:val="nil"/>
          <w:left w:val="nil"/>
          <w:bottom w:val="nil"/>
          <w:right w:val="nil"/>
          <w:between w:val="nil"/>
        </w:pBdr>
        <w:spacing w:after="120"/>
        <w:ind w:left="389" w:hanging="389"/>
        <w:jc w:val="both"/>
      </w:pPr>
      <w:bookmarkStart w:id="20" w:name="_heading=h.3j2qqm3" w:colFirst="0" w:colLast="0"/>
      <w:bookmarkEnd w:id="20"/>
      <w:r>
        <w:rPr>
          <w:rFonts w:ascii="Arial" w:eastAsia="Arial" w:hAnsi="Arial" w:cs="Arial"/>
          <w:b/>
          <w:color w:val="000000"/>
          <w:sz w:val="28"/>
          <w:szCs w:val="28"/>
        </w:rPr>
        <w:t>References</w:t>
      </w:r>
    </w:p>
    <w:tbl>
      <w:tblPr>
        <w:tblW w:w="8528" w:type="dxa"/>
        <w:jc w:val="center"/>
        <w:tblLayout w:type="fixed"/>
        <w:tblLook w:val="0000" w:firstRow="0" w:lastRow="0" w:firstColumn="0" w:lastColumn="0" w:noHBand="0" w:noVBand="0"/>
      </w:tblPr>
      <w:tblGrid>
        <w:gridCol w:w="1035"/>
        <w:gridCol w:w="2149"/>
        <w:gridCol w:w="3004"/>
        <w:gridCol w:w="2340"/>
      </w:tblGrid>
      <w:tr w:rsidR="0065019E">
        <w:trPr>
          <w:trHeight w:val="232"/>
          <w:jc w:val="center"/>
        </w:trPr>
        <w:tc>
          <w:tcPr>
            <w:tcW w:w="1035" w:type="dxa"/>
            <w:tcBorders>
              <w:top w:val="single" w:sz="8" w:space="0" w:color="C0C0C0"/>
              <w:left w:val="single" w:sz="8" w:space="0" w:color="C0C0C0"/>
              <w:bottom w:val="single" w:sz="8" w:space="0" w:color="C0C0C0"/>
              <w:right w:val="single" w:sz="8" w:space="0" w:color="C0C0C0"/>
            </w:tcBorders>
            <w:shd w:val="clear" w:color="auto" w:fill="8C8C8C"/>
            <w:tcMar>
              <w:top w:w="0" w:type="dxa"/>
              <w:bottom w:w="0" w:type="dxa"/>
            </w:tcMar>
            <w:vAlign w:val="center"/>
          </w:tcPr>
          <w:p w:rsidR="0065019E" w:rsidRDefault="0065019E">
            <w:pPr>
              <w:pBdr>
                <w:top w:val="nil"/>
                <w:left w:val="nil"/>
                <w:bottom w:val="nil"/>
                <w:right w:val="nil"/>
                <w:between w:val="nil"/>
              </w:pBdr>
              <w:jc w:val="center"/>
              <w:rPr>
                <w:rFonts w:ascii="Verdana" w:eastAsia="Verdana" w:hAnsi="Verdana" w:cs="Verdana"/>
                <w:b/>
                <w:color w:val="FFFFFF"/>
                <w:sz w:val="16"/>
                <w:szCs w:val="16"/>
              </w:rPr>
            </w:pPr>
            <w:r>
              <w:rPr>
                <w:rFonts w:ascii="Verdana" w:eastAsia="Verdana" w:hAnsi="Verdana" w:cs="Verdana"/>
                <w:b/>
                <w:color w:val="FFFFFF"/>
                <w:sz w:val="16"/>
                <w:szCs w:val="16"/>
              </w:rPr>
              <w:t>Ref. No.</w:t>
            </w:r>
          </w:p>
        </w:tc>
        <w:tc>
          <w:tcPr>
            <w:tcW w:w="2149" w:type="dxa"/>
            <w:tcBorders>
              <w:top w:val="single" w:sz="8" w:space="0" w:color="C0C0C0"/>
              <w:left w:val="single" w:sz="8" w:space="0" w:color="C0C0C0"/>
              <w:bottom w:val="single" w:sz="8" w:space="0" w:color="C0C0C0"/>
              <w:right w:val="single" w:sz="8" w:space="0" w:color="C0C0C0"/>
            </w:tcBorders>
            <w:shd w:val="clear" w:color="auto" w:fill="8C8C8C"/>
            <w:tcMar>
              <w:top w:w="0" w:type="dxa"/>
              <w:bottom w:w="0" w:type="dxa"/>
            </w:tcMar>
            <w:vAlign w:val="center"/>
          </w:tcPr>
          <w:p w:rsidR="0065019E" w:rsidRDefault="0065019E">
            <w:pPr>
              <w:pBdr>
                <w:top w:val="nil"/>
                <w:left w:val="nil"/>
                <w:bottom w:val="nil"/>
                <w:right w:val="nil"/>
                <w:between w:val="nil"/>
              </w:pBdr>
              <w:jc w:val="center"/>
              <w:rPr>
                <w:rFonts w:ascii="Verdana" w:eastAsia="Verdana" w:hAnsi="Verdana" w:cs="Verdana"/>
                <w:b/>
                <w:color w:val="FFFFFF"/>
                <w:sz w:val="16"/>
                <w:szCs w:val="16"/>
              </w:rPr>
            </w:pPr>
            <w:r>
              <w:rPr>
                <w:rFonts w:ascii="Verdana" w:eastAsia="Verdana" w:hAnsi="Verdana" w:cs="Verdana"/>
                <w:b/>
                <w:color w:val="FFFFFF"/>
                <w:sz w:val="16"/>
                <w:szCs w:val="16"/>
              </w:rPr>
              <w:t>Document Title</w:t>
            </w:r>
          </w:p>
        </w:tc>
        <w:tc>
          <w:tcPr>
            <w:tcW w:w="3004" w:type="dxa"/>
            <w:tcBorders>
              <w:top w:val="single" w:sz="8" w:space="0" w:color="C0C0C0"/>
              <w:left w:val="single" w:sz="8" w:space="0" w:color="C0C0C0"/>
              <w:bottom w:val="single" w:sz="8" w:space="0" w:color="C0C0C0"/>
              <w:right w:val="single" w:sz="8" w:space="0" w:color="C0C0C0"/>
            </w:tcBorders>
            <w:shd w:val="clear" w:color="auto" w:fill="8C8C8C"/>
            <w:tcMar>
              <w:top w:w="0" w:type="dxa"/>
              <w:bottom w:w="0" w:type="dxa"/>
            </w:tcMar>
            <w:vAlign w:val="center"/>
          </w:tcPr>
          <w:p w:rsidR="0065019E" w:rsidRDefault="0065019E">
            <w:pPr>
              <w:pBdr>
                <w:top w:val="nil"/>
                <w:left w:val="nil"/>
                <w:bottom w:val="nil"/>
                <w:right w:val="nil"/>
                <w:between w:val="nil"/>
              </w:pBdr>
              <w:jc w:val="center"/>
              <w:rPr>
                <w:rFonts w:ascii="Verdana" w:eastAsia="Verdana" w:hAnsi="Verdana" w:cs="Verdana"/>
                <w:b/>
                <w:color w:val="FFFFFF"/>
                <w:sz w:val="16"/>
                <w:szCs w:val="16"/>
              </w:rPr>
            </w:pPr>
            <w:r>
              <w:rPr>
                <w:rFonts w:ascii="Verdana" w:eastAsia="Verdana" w:hAnsi="Verdana" w:cs="Verdana"/>
                <w:b/>
                <w:color w:val="FFFFFF"/>
                <w:sz w:val="16"/>
                <w:szCs w:val="16"/>
              </w:rPr>
              <w:t>Date of Release/ Publication</w:t>
            </w:r>
          </w:p>
        </w:tc>
        <w:tc>
          <w:tcPr>
            <w:tcW w:w="2340" w:type="dxa"/>
            <w:tcBorders>
              <w:top w:val="single" w:sz="8" w:space="0" w:color="C0C0C0"/>
              <w:left w:val="single" w:sz="8" w:space="0" w:color="C0C0C0"/>
              <w:bottom w:val="single" w:sz="8" w:space="0" w:color="C0C0C0"/>
              <w:right w:val="single" w:sz="8" w:space="0" w:color="C0C0C0"/>
            </w:tcBorders>
            <w:shd w:val="clear" w:color="auto" w:fill="8C8C8C"/>
            <w:tcMar>
              <w:top w:w="0" w:type="dxa"/>
              <w:bottom w:w="0" w:type="dxa"/>
            </w:tcMar>
            <w:vAlign w:val="center"/>
          </w:tcPr>
          <w:p w:rsidR="0065019E" w:rsidRDefault="0065019E">
            <w:pPr>
              <w:pBdr>
                <w:top w:val="nil"/>
                <w:left w:val="nil"/>
                <w:bottom w:val="nil"/>
                <w:right w:val="nil"/>
                <w:between w:val="nil"/>
              </w:pBdr>
              <w:jc w:val="center"/>
              <w:rPr>
                <w:rFonts w:ascii="Verdana" w:eastAsia="Verdana" w:hAnsi="Verdana" w:cs="Verdana"/>
                <w:b/>
                <w:color w:val="FFFFFF"/>
                <w:sz w:val="16"/>
                <w:szCs w:val="16"/>
              </w:rPr>
            </w:pPr>
            <w:r>
              <w:rPr>
                <w:rFonts w:ascii="Verdana" w:eastAsia="Verdana" w:hAnsi="Verdana" w:cs="Verdana"/>
                <w:b/>
                <w:color w:val="FFFFFF"/>
                <w:sz w:val="16"/>
                <w:szCs w:val="16"/>
              </w:rPr>
              <w:t>Document Source</w:t>
            </w:r>
          </w:p>
        </w:tc>
      </w:tr>
      <w:tr w:rsidR="0065019E">
        <w:trPr>
          <w:jc w:val="center"/>
        </w:trPr>
        <w:tc>
          <w:tcPr>
            <w:tcW w:w="1035" w:type="dxa"/>
            <w:tcBorders>
              <w:left w:val="single" w:sz="8" w:space="0" w:color="C0C0C0"/>
              <w:bottom w:val="single" w:sz="8" w:space="0" w:color="C0C0C0"/>
              <w:right w:val="single" w:sz="8" w:space="0" w:color="C0C0C0"/>
            </w:tcBorders>
            <w:shd w:val="clear" w:color="auto" w:fill="F2F2F2"/>
            <w:tcMar>
              <w:top w:w="0" w:type="dxa"/>
              <w:bottom w:w="0" w:type="dxa"/>
            </w:tcMar>
          </w:tcPr>
          <w:p w:rsidR="0065019E" w:rsidRDefault="0065019E">
            <w:pPr>
              <w:pBdr>
                <w:top w:val="nil"/>
                <w:left w:val="nil"/>
                <w:bottom w:val="nil"/>
                <w:right w:val="nil"/>
                <w:between w:val="nil"/>
              </w:pBdr>
              <w:jc w:val="center"/>
              <w:rPr>
                <w:rFonts w:ascii="Verdana" w:eastAsia="Verdana" w:hAnsi="Verdana" w:cs="Verdana"/>
                <w:color w:val="000000"/>
                <w:sz w:val="16"/>
                <w:szCs w:val="16"/>
              </w:rPr>
            </w:pPr>
            <w:r>
              <w:rPr>
                <w:rFonts w:ascii="Verdana" w:eastAsia="Verdana" w:hAnsi="Verdana" w:cs="Verdana"/>
                <w:color w:val="000000"/>
                <w:sz w:val="16"/>
                <w:szCs w:val="16"/>
              </w:rPr>
              <w:t>1</w:t>
            </w:r>
          </w:p>
        </w:tc>
        <w:tc>
          <w:tcPr>
            <w:tcW w:w="2149" w:type="dxa"/>
            <w:tcBorders>
              <w:left w:val="single" w:sz="8" w:space="0" w:color="C0C0C0"/>
              <w:bottom w:val="single" w:sz="8" w:space="0" w:color="C0C0C0"/>
              <w:right w:val="single" w:sz="8" w:space="0" w:color="C0C0C0"/>
            </w:tcBorders>
            <w:shd w:val="clear" w:color="auto" w:fill="F2F2F2"/>
            <w:tcMar>
              <w:top w:w="0" w:type="dxa"/>
              <w:bottom w:w="0" w:type="dxa"/>
            </w:tcMar>
          </w:tcPr>
          <w:p w:rsidR="0065019E" w:rsidRDefault="0065019E">
            <w:pPr>
              <w:pBdr>
                <w:top w:val="nil"/>
                <w:left w:val="nil"/>
                <w:bottom w:val="nil"/>
                <w:right w:val="nil"/>
                <w:between w:val="nil"/>
              </w:pBdr>
              <w:jc w:val="center"/>
              <w:rPr>
                <w:rFonts w:ascii="Verdana" w:eastAsia="Verdana" w:hAnsi="Verdana" w:cs="Verdana"/>
                <w:color w:val="000000"/>
                <w:sz w:val="16"/>
                <w:szCs w:val="16"/>
              </w:rPr>
            </w:pPr>
            <w:r>
              <w:rPr>
                <w:rFonts w:ascii="Verdana" w:eastAsia="Verdana" w:hAnsi="Verdana" w:cs="Verdana"/>
                <w:sz w:val="16"/>
                <w:szCs w:val="16"/>
              </w:rPr>
              <w:t>Crop Guider.docx</w:t>
            </w:r>
          </w:p>
        </w:tc>
        <w:tc>
          <w:tcPr>
            <w:tcW w:w="3004" w:type="dxa"/>
            <w:tcBorders>
              <w:left w:val="single" w:sz="8" w:space="0" w:color="C0C0C0"/>
              <w:bottom w:val="single" w:sz="8" w:space="0" w:color="C0C0C0"/>
              <w:right w:val="single" w:sz="8" w:space="0" w:color="C0C0C0"/>
            </w:tcBorders>
            <w:shd w:val="clear" w:color="auto" w:fill="F2F2F2"/>
            <w:tcMar>
              <w:top w:w="0" w:type="dxa"/>
              <w:bottom w:w="0" w:type="dxa"/>
            </w:tcMar>
          </w:tcPr>
          <w:p w:rsidR="0065019E" w:rsidRDefault="0065019E">
            <w:pPr>
              <w:pBdr>
                <w:top w:val="nil"/>
                <w:left w:val="nil"/>
                <w:bottom w:val="nil"/>
                <w:right w:val="nil"/>
                <w:between w:val="nil"/>
              </w:pBdr>
              <w:jc w:val="center"/>
              <w:rPr>
                <w:rFonts w:ascii="Verdana" w:eastAsia="Verdana" w:hAnsi="Verdana" w:cs="Verdana"/>
                <w:color w:val="000000"/>
                <w:sz w:val="16"/>
                <w:szCs w:val="16"/>
              </w:rPr>
            </w:pPr>
            <w:r>
              <w:rPr>
                <w:rFonts w:ascii="Arial" w:eastAsia="Arial" w:hAnsi="Arial" w:cs="Arial"/>
                <w:color w:val="000000"/>
              </w:rPr>
              <w:t>08/11/2021</w:t>
            </w:r>
          </w:p>
        </w:tc>
        <w:tc>
          <w:tcPr>
            <w:tcW w:w="2340" w:type="dxa"/>
            <w:tcBorders>
              <w:left w:val="single" w:sz="8" w:space="0" w:color="C0C0C0"/>
              <w:bottom w:val="single" w:sz="8" w:space="0" w:color="C0C0C0"/>
              <w:right w:val="single" w:sz="8" w:space="0" w:color="C0C0C0"/>
            </w:tcBorders>
            <w:shd w:val="clear" w:color="auto" w:fill="F2F2F2"/>
            <w:tcMar>
              <w:top w:w="0" w:type="dxa"/>
              <w:bottom w:w="0" w:type="dxa"/>
            </w:tcMar>
          </w:tcPr>
          <w:p w:rsidR="0065019E" w:rsidRDefault="0065019E">
            <w:pPr>
              <w:pBdr>
                <w:top w:val="nil"/>
                <w:left w:val="nil"/>
                <w:bottom w:val="nil"/>
                <w:right w:val="nil"/>
                <w:between w:val="nil"/>
              </w:pBdr>
              <w:jc w:val="center"/>
              <w:rPr>
                <w:rFonts w:ascii="Verdana" w:eastAsia="Verdana" w:hAnsi="Verdana" w:cs="Verdana"/>
                <w:color w:val="000000"/>
                <w:sz w:val="16"/>
                <w:szCs w:val="16"/>
              </w:rPr>
            </w:pPr>
            <w:hyperlink r:id="rId14">
              <w:r>
                <w:rPr>
                  <w:color w:val="0000EE"/>
                  <w:u w:val="single"/>
                </w:rPr>
                <w:t>Crop Guider.docx</w:t>
              </w:r>
            </w:hyperlink>
          </w:p>
        </w:tc>
      </w:tr>
      <w:tr w:rsidR="0065019E">
        <w:trPr>
          <w:jc w:val="center"/>
        </w:trPr>
        <w:tc>
          <w:tcPr>
            <w:tcW w:w="1035" w:type="dxa"/>
            <w:tcBorders>
              <w:top w:val="single" w:sz="8" w:space="0" w:color="C0C0C0"/>
              <w:left w:val="single" w:sz="8" w:space="0" w:color="C0C0C0"/>
              <w:bottom w:val="single" w:sz="8" w:space="0" w:color="C0C0C0"/>
              <w:right w:val="single" w:sz="8" w:space="0" w:color="C0C0C0"/>
            </w:tcBorders>
            <w:shd w:val="clear" w:color="auto" w:fill="F2F2F2"/>
            <w:tcMar>
              <w:top w:w="0" w:type="dxa"/>
              <w:bottom w:w="0" w:type="dxa"/>
            </w:tcMar>
            <w:vAlign w:val="center"/>
          </w:tcPr>
          <w:p w:rsidR="0065019E" w:rsidRDefault="0065019E">
            <w:pPr>
              <w:pBdr>
                <w:top w:val="nil"/>
                <w:left w:val="nil"/>
                <w:bottom w:val="nil"/>
                <w:right w:val="nil"/>
                <w:between w:val="nil"/>
              </w:pBdr>
              <w:jc w:val="center"/>
              <w:rPr>
                <w:rFonts w:ascii="Verdana" w:eastAsia="Verdana" w:hAnsi="Verdana" w:cs="Verdana"/>
                <w:color w:val="000000"/>
                <w:sz w:val="16"/>
                <w:szCs w:val="16"/>
              </w:rPr>
            </w:pPr>
            <w:r>
              <w:rPr>
                <w:rFonts w:ascii="Verdana" w:eastAsia="Verdana" w:hAnsi="Verdana" w:cs="Verdana"/>
                <w:color w:val="000000"/>
                <w:sz w:val="16"/>
                <w:szCs w:val="16"/>
              </w:rPr>
              <w:t>2</w:t>
            </w:r>
          </w:p>
        </w:tc>
        <w:tc>
          <w:tcPr>
            <w:tcW w:w="2149" w:type="dxa"/>
            <w:tcBorders>
              <w:top w:val="single" w:sz="8" w:space="0" w:color="C0C0C0"/>
              <w:left w:val="single" w:sz="8" w:space="0" w:color="C0C0C0"/>
              <w:bottom w:val="single" w:sz="8" w:space="0" w:color="C0C0C0"/>
              <w:right w:val="single" w:sz="8" w:space="0" w:color="C0C0C0"/>
            </w:tcBorders>
            <w:shd w:val="clear" w:color="auto" w:fill="F2F2F2"/>
            <w:tcMar>
              <w:top w:w="0" w:type="dxa"/>
              <w:bottom w:w="0" w:type="dxa"/>
            </w:tcMar>
          </w:tcPr>
          <w:p w:rsidR="0065019E" w:rsidRDefault="0065019E">
            <w:pPr>
              <w:pBdr>
                <w:top w:val="nil"/>
                <w:left w:val="nil"/>
                <w:bottom w:val="nil"/>
                <w:right w:val="nil"/>
                <w:between w:val="nil"/>
              </w:pBdr>
              <w:rPr>
                <w:rFonts w:ascii="Verdana" w:eastAsia="Verdana" w:hAnsi="Verdana" w:cs="Verdana"/>
                <w:color w:val="000000"/>
                <w:sz w:val="16"/>
                <w:szCs w:val="16"/>
              </w:rPr>
            </w:pPr>
            <w:r>
              <w:rPr>
                <w:rFonts w:ascii="Verdana" w:eastAsia="Verdana" w:hAnsi="Verdana" w:cs="Verdana"/>
                <w:color w:val="000000"/>
                <w:sz w:val="16"/>
                <w:szCs w:val="16"/>
              </w:rPr>
              <w:t>Software requirement Specification.docx</w:t>
            </w:r>
          </w:p>
        </w:tc>
        <w:tc>
          <w:tcPr>
            <w:tcW w:w="3004" w:type="dxa"/>
            <w:tcBorders>
              <w:top w:val="single" w:sz="8" w:space="0" w:color="C0C0C0"/>
              <w:left w:val="single" w:sz="8" w:space="0" w:color="C0C0C0"/>
              <w:bottom w:val="single" w:sz="8" w:space="0" w:color="C0C0C0"/>
              <w:right w:val="single" w:sz="8" w:space="0" w:color="C0C0C0"/>
            </w:tcBorders>
            <w:shd w:val="clear" w:color="auto" w:fill="F2F2F2"/>
            <w:tcMar>
              <w:top w:w="0" w:type="dxa"/>
              <w:bottom w:w="0" w:type="dxa"/>
            </w:tcMar>
          </w:tcPr>
          <w:p w:rsidR="0065019E" w:rsidRDefault="0065019E">
            <w:pPr>
              <w:pBdr>
                <w:top w:val="nil"/>
                <w:left w:val="nil"/>
                <w:bottom w:val="nil"/>
                <w:right w:val="nil"/>
                <w:between w:val="nil"/>
              </w:pBdr>
              <w:jc w:val="center"/>
              <w:rPr>
                <w:rFonts w:ascii="Verdana" w:eastAsia="Verdana" w:hAnsi="Verdana" w:cs="Verdana"/>
                <w:color w:val="000000"/>
                <w:sz w:val="16"/>
                <w:szCs w:val="16"/>
              </w:rPr>
            </w:pPr>
            <w:r>
              <w:rPr>
                <w:rFonts w:ascii="Arial" w:eastAsia="Arial" w:hAnsi="Arial" w:cs="Arial"/>
                <w:color w:val="000000"/>
              </w:rPr>
              <w:t>08/11/2021</w:t>
            </w:r>
          </w:p>
        </w:tc>
        <w:tc>
          <w:tcPr>
            <w:tcW w:w="2340" w:type="dxa"/>
            <w:tcBorders>
              <w:top w:val="single" w:sz="8" w:space="0" w:color="C0C0C0"/>
              <w:left w:val="single" w:sz="8" w:space="0" w:color="C0C0C0"/>
              <w:bottom w:val="single" w:sz="8" w:space="0" w:color="C0C0C0"/>
              <w:right w:val="single" w:sz="8" w:space="0" w:color="C0C0C0"/>
            </w:tcBorders>
            <w:shd w:val="clear" w:color="auto" w:fill="F2F2F2"/>
            <w:tcMar>
              <w:top w:w="0" w:type="dxa"/>
              <w:bottom w:w="0" w:type="dxa"/>
            </w:tcMar>
          </w:tcPr>
          <w:p w:rsidR="0065019E" w:rsidRDefault="0065019E">
            <w:pPr>
              <w:pBdr>
                <w:top w:val="nil"/>
                <w:left w:val="nil"/>
                <w:bottom w:val="nil"/>
                <w:right w:val="nil"/>
                <w:between w:val="nil"/>
              </w:pBdr>
              <w:rPr>
                <w:rFonts w:ascii="Verdana" w:eastAsia="Verdana" w:hAnsi="Verdana" w:cs="Verdana"/>
                <w:color w:val="000000"/>
                <w:sz w:val="16"/>
                <w:szCs w:val="16"/>
              </w:rPr>
            </w:pPr>
            <w:hyperlink r:id="rId15">
              <w:r>
                <w:rPr>
                  <w:color w:val="0000EE"/>
                  <w:u w:val="single"/>
                </w:rPr>
                <w:t>Software Requirements Specifications.docx</w:t>
              </w:r>
            </w:hyperlink>
          </w:p>
        </w:tc>
      </w:tr>
    </w:tbl>
    <w:p w:rsidR="0065019E" w:rsidRDefault="0065019E">
      <w:pPr>
        <w:pBdr>
          <w:top w:val="nil"/>
          <w:left w:val="nil"/>
          <w:bottom w:val="nil"/>
          <w:right w:val="nil"/>
          <w:between w:val="nil"/>
        </w:pBdr>
        <w:spacing w:before="120"/>
        <w:jc w:val="both"/>
        <w:rPr>
          <w:color w:val="000000"/>
          <w:sz w:val="20"/>
          <w:szCs w:val="20"/>
        </w:rPr>
      </w:pPr>
    </w:p>
    <w:p w:rsidR="0065019E" w:rsidRDefault="0065019E"/>
    <w:p w:rsidR="0065019E" w:rsidRDefault="0065019E"/>
    <w:p w:rsidR="0065019E" w:rsidRDefault="0065019E">
      <w:pPr>
        <w:pStyle w:val="Heading1"/>
      </w:pPr>
      <w:bookmarkStart w:id="21" w:name="_Toc497565167"/>
      <w:bookmarkStart w:id="22" w:name="_Toc512155516"/>
    </w:p>
    <w:p w:rsidR="0065019E" w:rsidRDefault="0065019E">
      <w:pPr>
        <w:rPr>
          <w:b/>
          <w:bCs/>
        </w:rPr>
      </w:pPr>
      <w:r>
        <w:rPr>
          <w:rFonts w:ascii="Arial" w:hAnsi="Arial" w:cs="Arial"/>
          <w:b/>
          <w:bCs/>
          <w:sz w:val="32"/>
        </w:rPr>
        <w:t>Definition of Terms, Acronyms and Abbreviations</w:t>
      </w:r>
      <w:bookmarkEnd w:id="21"/>
      <w:bookmarkEnd w:id="22"/>
    </w:p>
    <w:p w:rsidR="0065019E" w:rsidRDefault="0065019E">
      <w:pPr>
        <w:pStyle w:val="BodyText3"/>
        <w:jc w:val="both"/>
        <w:rPr>
          <w:i/>
        </w:rPr>
      </w:pPr>
      <w:r>
        <w:rPr>
          <w:i/>
        </w:rPr>
        <w:t xml:space="preserve">This section should provide the definitions of all terms, acronyms, and abbreviations required to interpret the terms used in the document properly. </w:t>
      </w:r>
    </w:p>
    <w:p w:rsidR="0065019E" w:rsidRDefault="0065019E">
      <w:pPr>
        <w:pStyle w:val="BodyText3"/>
        <w:jc w:val="both"/>
      </w:pPr>
    </w:p>
    <w:p w:rsidR="0065019E" w:rsidRDefault="0065019E">
      <w:pPr>
        <w:pStyle w:val="BodyText3"/>
        <w:jc w:val="both"/>
      </w:pPr>
    </w:p>
    <w:p w:rsidR="0065019E" w:rsidRDefault="0065019E">
      <w:pPr>
        <w:pStyle w:val="BodyText3"/>
        <w:jc w:val="both"/>
      </w:pPr>
    </w:p>
    <w:tbl>
      <w:tblPr>
        <w:tblW w:w="8370" w:type="dxa"/>
        <w:jc w:val="center"/>
        <w:tblLayout w:type="fixed"/>
        <w:tblLook w:val="0000" w:firstRow="0" w:lastRow="0" w:firstColumn="0" w:lastColumn="0" w:noHBand="0" w:noVBand="0"/>
      </w:tblPr>
      <w:tblGrid>
        <w:gridCol w:w="2340"/>
        <w:gridCol w:w="6030"/>
      </w:tblGrid>
      <w:tr w:rsidR="0065019E">
        <w:tblPrEx>
          <w:tblCellMar>
            <w:top w:w="0" w:type="dxa"/>
            <w:bottom w:w="0" w:type="dxa"/>
          </w:tblCellMar>
        </w:tblPrEx>
        <w:trPr>
          <w:cantSplit/>
          <w:tblHeader/>
          <w:jc w:val="center"/>
        </w:trPr>
        <w:tc>
          <w:tcPr>
            <w:tcW w:w="2340" w:type="dxa"/>
            <w:tcBorders>
              <w:top w:val="single" w:sz="8" w:space="0" w:color="C0C0C0"/>
              <w:left w:val="single" w:sz="8" w:space="0" w:color="C0C0C0"/>
              <w:bottom w:val="single" w:sz="8" w:space="0" w:color="C0C0C0"/>
              <w:right w:val="single" w:sz="8" w:space="0" w:color="C0C0C0"/>
            </w:tcBorders>
            <w:shd w:val="pct45" w:color="auto" w:fill="FFFFFF"/>
            <w:vAlign w:val="center"/>
          </w:tcPr>
          <w:p w:rsidR="0065019E" w:rsidRDefault="0065019E">
            <w:pPr>
              <w:pStyle w:val="TableHeading"/>
            </w:pPr>
            <w:r>
              <w:t>Term</w:t>
            </w:r>
          </w:p>
        </w:tc>
        <w:tc>
          <w:tcPr>
            <w:tcW w:w="6030" w:type="dxa"/>
            <w:tcBorders>
              <w:top w:val="single" w:sz="8" w:space="0" w:color="C0C0C0"/>
              <w:left w:val="single" w:sz="8" w:space="0" w:color="C0C0C0"/>
              <w:bottom w:val="single" w:sz="8" w:space="0" w:color="C0C0C0"/>
              <w:right w:val="single" w:sz="8" w:space="0" w:color="C0C0C0"/>
            </w:tcBorders>
            <w:shd w:val="pct45" w:color="auto" w:fill="FFFFFF"/>
            <w:vAlign w:val="center"/>
          </w:tcPr>
          <w:p w:rsidR="0065019E" w:rsidRDefault="0065019E">
            <w:pPr>
              <w:pStyle w:val="TableHeading"/>
            </w:pPr>
            <w:r>
              <w:t>Description</w:t>
            </w:r>
          </w:p>
        </w:tc>
      </w:tr>
      <w:tr w:rsidR="0065019E">
        <w:tblPrEx>
          <w:tblCellMar>
            <w:top w:w="0" w:type="dxa"/>
            <w:bottom w:w="0" w:type="dxa"/>
          </w:tblCellMar>
        </w:tblPrEx>
        <w:trPr>
          <w:cantSplit/>
          <w:jc w:val="center"/>
        </w:trPr>
        <w:tc>
          <w:tcPr>
            <w:tcW w:w="2340" w:type="dxa"/>
            <w:tcBorders>
              <w:left w:val="single" w:sz="8" w:space="0" w:color="C0C0C0"/>
              <w:bottom w:val="single" w:sz="8" w:space="0" w:color="C0C0C0"/>
              <w:right w:val="single" w:sz="8" w:space="0" w:color="C0C0C0"/>
            </w:tcBorders>
            <w:shd w:val="pct5" w:color="auto" w:fill="FFFFFF"/>
            <w:vAlign w:val="center"/>
          </w:tcPr>
          <w:p w:rsidR="0065019E" w:rsidRDefault="0065019E">
            <w:pPr>
              <w:pStyle w:val="TableEntry"/>
            </w:pPr>
            <w:r>
              <w:t>ASP</w:t>
            </w:r>
          </w:p>
        </w:tc>
        <w:tc>
          <w:tcPr>
            <w:tcW w:w="6030" w:type="dxa"/>
            <w:tcBorders>
              <w:left w:val="single" w:sz="8" w:space="0" w:color="C0C0C0"/>
              <w:bottom w:val="single" w:sz="8" w:space="0" w:color="C0C0C0"/>
              <w:right w:val="single" w:sz="8" w:space="0" w:color="C0C0C0"/>
            </w:tcBorders>
            <w:shd w:val="pct5" w:color="auto" w:fill="FFFFFF"/>
            <w:vAlign w:val="center"/>
          </w:tcPr>
          <w:p w:rsidR="0065019E" w:rsidRDefault="0065019E">
            <w:pPr>
              <w:pStyle w:val="TableEntry"/>
            </w:pPr>
            <w:r>
              <w:t>Active Server Pages</w:t>
            </w:r>
          </w:p>
        </w:tc>
      </w:tr>
      <w:tr w:rsidR="0065019E">
        <w:tblPrEx>
          <w:tblCellMar>
            <w:top w:w="0" w:type="dxa"/>
            <w:bottom w:w="0" w:type="dxa"/>
          </w:tblCellMar>
        </w:tblPrEx>
        <w:trPr>
          <w:cantSplit/>
          <w:jc w:val="center"/>
        </w:trPr>
        <w:tc>
          <w:tcPr>
            <w:tcW w:w="2340" w:type="dxa"/>
            <w:tcBorders>
              <w:top w:val="single" w:sz="8" w:space="0" w:color="C0C0C0"/>
              <w:left w:val="single" w:sz="8" w:space="0" w:color="C0C0C0"/>
              <w:bottom w:val="single" w:sz="8" w:space="0" w:color="C0C0C0"/>
              <w:right w:val="single" w:sz="8" w:space="0" w:color="C0C0C0"/>
            </w:tcBorders>
            <w:shd w:val="pct5" w:color="auto" w:fill="FFFFFF"/>
            <w:vAlign w:val="center"/>
          </w:tcPr>
          <w:p w:rsidR="0065019E" w:rsidRDefault="0065019E">
            <w:pPr>
              <w:pStyle w:val="TableEntry"/>
            </w:pPr>
            <w:r>
              <w:t>RS</w:t>
            </w:r>
          </w:p>
        </w:tc>
        <w:tc>
          <w:tcPr>
            <w:tcW w:w="6030" w:type="dxa"/>
            <w:tcBorders>
              <w:top w:val="single" w:sz="8" w:space="0" w:color="C0C0C0"/>
              <w:left w:val="single" w:sz="8" w:space="0" w:color="C0C0C0"/>
              <w:bottom w:val="single" w:sz="8" w:space="0" w:color="C0C0C0"/>
              <w:right w:val="single" w:sz="8" w:space="0" w:color="C0C0C0"/>
            </w:tcBorders>
            <w:shd w:val="pct5" w:color="auto" w:fill="FFFFFF"/>
            <w:vAlign w:val="center"/>
          </w:tcPr>
          <w:p w:rsidR="0065019E" w:rsidRDefault="0065019E">
            <w:pPr>
              <w:pStyle w:val="TableEntry"/>
            </w:pPr>
            <w:r>
              <w:t>Requirements Specifications</w:t>
            </w:r>
          </w:p>
        </w:tc>
      </w:tr>
      <w:tr w:rsidR="0065019E">
        <w:tblPrEx>
          <w:tblCellMar>
            <w:top w:w="0" w:type="dxa"/>
            <w:bottom w:w="0" w:type="dxa"/>
          </w:tblCellMar>
        </w:tblPrEx>
        <w:trPr>
          <w:cantSplit/>
          <w:jc w:val="center"/>
        </w:trPr>
        <w:tc>
          <w:tcPr>
            <w:tcW w:w="2340" w:type="dxa"/>
            <w:tcBorders>
              <w:top w:val="single" w:sz="8" w:space="0" w:color="C0C0C0"/>
              <w:left w:val="single" w:sz="8" w:space="0" w:color="C0C0C0"/>
              <w:bottom w:val="single" w:sz="8" w:space="0" w:color="C0C0C0"/>
              <w:right w:val="single" w:sz="8" w:space="0" w:color="C0C0C0"/>
            </w:tcBorders>
            <w:shd w:val="pct5" w:color="auto" w:fill="FFFFFF"/>
            <w:vAlign w:val="center"/>
          </w:tcPr>
          <w:p w:rsidR="0065019E" w:rsidRDefault="0065019E">
            <w:pPr>
              <w:pStyle w:val="TableEntry"/>
            </w:pPr>
          </w:p>
        </w:tc>
        <w:tc>
          <w:tcPr>
            <w:tcW w:w="6030" w:type="dxa"/>
            <w:tcBorders>
              <w:top w:val="single" w:sz="8" w:space="0" w:color="C0C0C0"/>
              <w:left w:val="single" w:sz="8" w:space="0" w:color="C0C0C0"/>
              <w:bottom w:val="single" w:sz="8" w:space="0" w:color="C0C0C0"/>
              <w:right w:val="single" w:sz="8" w:space="0" w:color="C0C0C0"/>
            </w:tcBorders>
            <w:shd w:val="pct5" w:color="auto" w:fill="FFFFFF"/>
            <w:vAlign w:val="center"/>
          </w:tcPr>
          <w:p w:rsidR="0065019E" w:rsidRDefault="0065019E">
            <w:pPr>
              <w:pStyle w:val="TableEntry"/>
            </w:pPr>
          </w:p>
        </w:tc>
      </w:tr>
      <w:tr w:rsidR="0065019E">
        <w:tblPrEx>
          <w:tblCellMar>
            <w:top w:w="0" w:type="dxa"/>
            <w:bottom w:w="0" w:type="dxa"/>
          </w:tblCellMar>
        </w:tblPrEx>
        <w:trPr>
          <w:cantSplit/>
          <w:jc w:val="center"/>
        </w:trPr>
        <w:tc>
          <w:tcPr>
            <w:tcW w:w="2340" w:type="dxa"/>
            <w:tcBorders>
              <w:top w:val="single" w:sz="8" w:space="0" w:color="C0C0C0"/>
              <w:left w:val="single" w:sz="8" w:space="0" w:color="C0C0C0"/>
              <w:bottom w:val="single" w:sz="8" w:space="0" w:color="C0C0C0"/>
              <w:right w:val="single" w:sz="8" w:space="0" w:color="C0C0C0"/>
            </w:tcBorders>
            <w:shd w:val="pct5" w:color="auto" w:fill="FFFFFF"/>
            <w:vAlign w:val="center"/>
          </w:tcPr>
          <w:p w:rsidR="0065019E" w:rsidRDefault="0065019E">
            <w:pPr>
              <w:pStyle w:val="TableEntry"/>
            </w:pPr>
          </w:p>
        </w:tc>
        <w:tc>
          <w:tcPr>
            <w:tcW w:w="6030" w:type="dxa"/>
            <w:tcBorders>
              <w:top w:val="single" w:sz="8" w:space="0" w:color="C0C0C0"/>
              <w:left w:val="single" w:sz="8" w:space="0" w:color="C0C0C0"/>
              <w:bottom w:val="single" w:sz="8" w:space="0" w:color="C0C0C0"/>
              <w:right w:val="single" w:sz="8" w:space="0" w:color="C0C0C0"/>
            </w:tcBorders>
            <w:shd w:val="pct5" w:color="auto" w:fill="FFFFFF"/>
            <w:vAlign w:val="center"/>
          </w:tcPr>
          <w:p w:rsidR="0065019E" w:rsidRDefault="0065019E">
            <w:pPr>
              <w:pStyle w:val="TableEntry"/>
            </w:pPr>
          </w:p>
        </w:tc>
      </w:tr>
      <w:tr w:rsidR="0065019E">
        <w:tblPrEx>
          <w:tblCellMar>
            <w:top w:w="0" w:type="dxa"/>
            <w:bottom w:w="0" w:type="dxa"/>
          </w:tblCellMar>
        </w:tblPrEx>
        <w:trPr>
          <w:cantSplit/>
          <w:jc w:val="center"/>
        </w:trPr>
        <w:tc>
          <w:tcPr>
            <w:tcW w:w="2340" w:type="dxa"/>
            <w:tcBorders>
              <w:top w:val="single" w:sz="8" w:space="0" w:color="C0C0C0"/>
              <w:left w:val="single" w:sz="8" w:space="0" w:color="C0C0C0"/>
              <w:bottom w:val="single" w:sz="8" w:space="0" w:color="C0C0C0"/>
              <w:right w:val="single" w:sz="8" w:space="0" w:color="C0C0C0"/>
            </w:tcBorders>
            <w:shd w:val="pct5" w:color="auto" w:fill="FFFFFF"/>
            <w:vAlign w:val="center"/>
          </w:tcPr>
          <w:p w:rsidR="0065019E" w:rsidRDefault="0065019E">
            <w:pPr>
              <w:pStyle w:val="TableEntry"/>
            </w:pPr>
          </w:p>
        </w:tc>
        <w:tc>
          <w:tcPr>
            <w:tcW w:w="6030" w:type="dxa"/>
            <w:tcBorders>
              <w:top w:val="single" w:sz="8" w:space="0" w:color="C0C0C0"/>
              <w:left w:val="single" w:sz="8" w:space="0" w:color="C0C0C0"/>
              <w:bottom w:val="single" w:sz="8" w:space="0" w:color="C0C0C0"/>
              <w:right w:val="single" w:sz="8" w:space="0" w:color="C0C0C0"/>
            </w:tcBorders>
            <w:shd w:val="pct5" w:color="auto" w:fill="FFFFFF"/>
            <w:vAlign w:val="center"/>
          </w:tcPr>
          <w:p w:rsidR="0065019E" w:rsidRDefault="0065019E">
            <w:pPr>
              <w:pStyle w:val="TableEntry"/>
            </w:pPr>
          </w:p>
        </w:tc>
      </w:tr>
      <w:tr w:rsidR="0065019E">
        <w:tblPrEx>
          <w:tblCellMar>
            <w:top w:w="0" w:type="dxa"/>
            <w:bottom w:w="0" w:type="dxa"/>
          </w:tblCellMar>
        </w:tblPrEx>
        <w:trPr>
          <w:cantSplit/>
          <w:jc w:val="center"/>
        </w:trPr>
        <w:tc>
          <w:tcPr>
            <w:tcW w:w="2340" w:type="dxa"/>
            <w:tcBorders>
              <w:top w:val="single" w:sz="8" w:space="0" w:color="C0C0C0"/>
              <w:left w:val="single" w:sz="8" w:space="0" w:color="C0C0C0"/>
              <w:bottom w:val="single" w:sz="8" w:space="0" w:color="C0C0C0"/>
              <w:right w:val="single" w:sz="8" w:space="0" w:color="C0C0C0"/>
            </w:tcBorders>
            <w:shd w:val="pct5" w:color="auto" w:fill="FFFFFF"/>
            <w:vAlign w:val="center"/>
          </w:tcPr>
          <w:p w:rsidR="0065019E" w:rsidRDefault="0065019E">
            <w:pPr>
              <w:pStyle w:val="TableEntry"/>
            </w:pPr>
          </w:p>
        </w:tc>
        <w:tc>
          <w:tcPr>
            <w:tcW w:w="6030" w:type="dxa"/>
            <w:tcBorders>
              <w:top w:val="single" w:sz="8" w:space="0" w:color="C0C0C0"/>
              <w:left w:val="single" w:sz="8" w:space="0" w:color="C0C0C0"/>
              <w:bottom w:val="single" w:sz="8" w:space="0" w:color="C0C0C0"/>
              <w:right w:val="single" w:sz="8" w:space="0" w:color="C0C0C0"/>
            </w:tcBorders>
            <w:shd w:val="pct5" w:color="auto" w:fill="FFFFFF"/>
            <w:vAlign w:val="center"/>
          </w:tcPr>
          <w:p w:rsidR="0065019E" w:rsidRDefault="0065019E">
            <w:pPr>
              <w:pStyle w:val="TableEntry"/>
            </w:pPr>
          </w:p>
        </w:tc>
      </w:tr>
      <w:tr w:rsidR="0065019E">
        <w:tblPrEx>
          <w:tblCellMar>
            <w:top w:w="0" w:type="dxa"/>
            <w:bottom w:w="0" w:type="dxa"/>
          </w:tblCellMar>
        </w:tblPrEx>
        <w:trPr>
          <w:cantSplit/>
          <w:jc w:val="center"/>
        </w:trPr>
        <w:tc>
          <w:tcPr>
            <w:tcW w:w="2340" w:type="dxa"/>
            <w:tcBorders>
              <w:top w:val="single" w:sz="8" w:space="0" w:color="C0C0C0"/>
              <w:left w:val="single" w:sz="8" w:space="0" w:color="C0C0C0"/>
              <w:bottom w:val="single" w:sz="8" w:space="0" w:color="C0C0C0"/>
              <w:right w:val="single" w:sz="8" w:space="0" w:color="C0C0C0"/>
            </w:tcBorders>
            <w:shd w:val="pct5" w:color="auto" w:fill="FFFFFF"/>
            <w:vAlign w:val="center"/>
          </w:tcPr>
          <w:p w:rsidR="0065019E" w:rsidRDefault="0065019E">
            <w:pPr>
              <w:pStyle w:val="TableEntry"/>
            </w:pPr>
          </w:p>
        </w:tc>
        <w:tc>
          <w:tcPr>
            <w:tcW w:w="6030" w:type="dxa"/>
            <w:tcBorders>
              <w:top w:val="single" w:sz="8" w:space="0" w:color="C0C0C0"/>
              <w:left w:val="single" w:sz="8" w:space="0" w:color="C0C0C0"/>
              <w:bottom w:val="single" w:sz="8" w:space="0" w:color="C0C0C0"/>
              <w:right w:val="single" w:sz="8" w:space="0" w:color="C0C0C0"/>
            </w:tcBorders>
            <w:shd w:val="pct5" w:color="auto" w:fill="FFFFFF"/>
            <w:vAlign w:val="center"/>
          </w:tcPr>
          <w:p w:rsidR="0065019E" w:rsidRDefault="0065019E">
            <w:pPr>
              <w:pStyle w:val="TableEntry"/>
            </w:pPr>
          </w:p>
        </w:tc>
      </w:tr>
      <w:tr w:rsidR="0065019E">
        <w:tblPrEx>
          <w:tblCellMar>
            <w:top w:w="0" w:type="dxa"/>
            <w:bottom w:w="0" w:type="dxa"/>
          </w:tblCellMar>
        </w:tblPrEx>
        <w:trPr>
          <w:cantSplit/>
          <w:jc w:val="center"/>
        </w:trPr>
        <w:tc>
          <w:tcPr>
            <w:tcW w:w="2340" w:type="dxa"/>
            <w:tcBorders>
              <w:top w:val="single" w:sz="8" w:space="0" w:color="C0C0C0"/>
              <w:left w:val="single" w:sz="8" w:space="0" w:color="C0C0C0"/>
              <w:bottom w:val="single" w:sz="8" w:space="0" w:color="C0C0C0"/>
              <w:right w:val="single" w:sz="8" w:space="0" w:color="C0C0C0"/>
            </w:tcBorders>
            <w:shd w:val="pct5" w:color="auto" w:fill="FFFFFF"/>
            <w:vAlign w:val="center"/>
          </w:tcPr>
          <w:p w:rsidR="0065019E" w:rsidRDefault="0065019E">
            <w:pPr>
              <w:pStyle w:val="TableEntry"/>
            </w:pPr>
          </w:p>
        </w:tc>
        <w:tc>
          <w:tcPr>
            <w:tcW w:w="6030" w:type="dxa"/>
            <w:tcBorders>
              <w:top w:val="single" w:sz="8" w:space="0" w:color="C0C0C0"/>
              <w:left w:val="single" w:sz="8" w:space="0" w:color="C0C0C0"/>
              <w:bottom w:val="single" w:sz="8" w:space="0" w:color="C0C0C0"/>
              <w:right w:val="single" w:sz="8" w:space="0" w:color="C0C0C0"/>
            </w:tcBorders>
            <w:shd w:val="pct5" w:color="auto" w:fill="FFFFFF"/>
            <w:vAlign w:val="center"/>
          </w:tcPr>
          <w:p w:rsidR="0065019E" w:rsidRDefault="0065019E">
            <w:pPr>
              <w:pStyle w:val="TableEntry"/>
            </w:pPr>
          </w:p>
        </w:tc>
      </w:tr>
    </w:tbl>
    <w:p w:rsidR="0065019E" w:rsidRDefault="0065019E"/>
    <w:p w:rsidR="0065019E" w:rsidRDefault="0065019E">
      <w:pPr>
        <w:numPr>
          <w:ins w:id="23" w:author="Unknown"/>
        </w:numPr>
        <w:pBdr>
          <w:bottom w:val="single" w:sz="12" w:space="1" w:color="auto"/>
        </w:pBdr>
        <w:jc w:val="center"/>
        <w:rPr>
          <w:rFonts w:ascii="Arial" w:hAnsi="Arial" w:cs="Arial"/>
          <w:b/>
          <w:bCs/>
          <w:sz w:val="32"/>
        </w:rPr>
      </w:pPr>
      <w:r>
        <w:br w:type="page"/>
      </w:r>
      <w:del w:id="24" w:author="Maryum Zaidi" w:date="2002-04-08T11:32:00Z">
        <w:r>
          <w:rPr>
            <w:rFonts w:ascii="Arial" w:hAnsi="Arial" w:cs="Arial"/>
            <w:b/>
            <w:bCs/>
            <w:sz w:val="32"/>
          </w:rPr>
          <w:lastRenderedPageBreak/>
          <w:br w:type="page"/>
        </w:r>
      </w:del>
      <w:ins w:id="25" w:author="Farrukh Saleem" w:date="2002-03-05T10:12:00Z">
        <w:r>
          <w:rPr>
            <w:rFonts w:ascii="Arial" w:hAnsi="Arial" w:cs="Arial"/>
            <w:b/>
            <w:bCs/>
            <w:sz w:val="32"/>
          </w:rPr>
          <w:t>Table of Contents</w:t>
        </w:r>
      </w:ins>
    </w:p>
    <w:p w:rsidR="0065019E" w:rsidRDefault="0065019E">
      <w:pPr>
        <w:numPr>
          <w:ins w:id="26" w:author="Unknown"/>
        </w:numPr>
        <w:rPr>
          <w:ins w:id="27" w:author="Farrukh Saleem" w:date="2002-03-05T10:12:00Z"/>
          <w:del w:id="28" w:author="maryum" w:date="2002-08-13T11:11:00Z"/>
        </w:rPr>
      </w:pPr>
    </w:p>
    <w:p w:rsidR="0065019E" w:rsidRDefault="0065019E">
      <w:pPr>
        <w:numPr>
          <w:ins w:id="29" w:author="Farrukh Saleem" w:date="2002-03-05T10:13:00Z"/>
        </w:numPr>
        <w:jc w:val="both"/>
        <w:rPr>
          <w:ins w:id="30" w:author="Farrukh Saleem" w:date="2002-03-05T10:13:00Z"/>
        </w:rPr>
      </w:pPr>
    </w:p>
    <w:bookmarkStart w:id="31" w:name="_Toc5423677"/>
    <w:p w:rsidR="0065019E" w:rsidRDefault="0065019E">
      <w:pPr>
        <w:pStyle w:val="TOC1"/>
        <w:tabs>
          <w:tab w:val="left" w:pos="720"/>
          <w:tab w:val="right" w:leader="dot" w:pos="9350"/>
        </w:tabs>
        <w:rPr>
          <w:b w:val="0"/>
          <w:bCs w:val="0"/>
          <w:noProof/>
        </w:rPr>
      </w:pPr>
      <w:r>
        <w:rPr>
          <w:b w:val="0"/>
          <w:sz w:val="26"/>
          <w:szCs w:val="20"/>
        </w:rPr>
        <w:fldChar w:fldCharType="begin"/>
      </w:r>
      <w:r>
        <w:rPr>
          <w:b w:val="0"/>
          <w:sz w:val="26"/>
          <w:szCs w:val="20"/>
        </w:rPr>
        <w:instrText xml:space="preserve"> TOC \h \z \t "Heading 1,1,Heading 2,2,h1,2,H2,3,H3,4" </w:instrText>
      </w:r>
      <w:r>
        <w:rPr>
          <w:b w:val="0"/>
          <w:sz w:val="26"/>
          <w:szCs w:val="20"/>
        </w:rPr>
        <w:fldChar w:fldCharType="separate"/>
      </w:r>
      <w:hyperlink w:anchor="_Toc51415498" w:history="1">
        <w:r>
          <w:rPr>
            <w:rStyle w:val="Hyperlink"/>
            <w:noProof/>
          </w:rPr>
          <w:t>1.</w:t>
        </w:r>
        <w:r>
          <w:rPr>
            <w:b w:val="0"/>
            <w:bCs w:val="0"/>
            <w:noProof/>
          </w:rPr>
          <w:tab/>
        </w:r>
        <w:r>
          <w:rPr>
            <w:rStyle w:val="Hyperlink"/>
            <w:noProof/>
          </w:rPr>
          <w:t>Introduction</w:t>
        </w:r>
        <w:r>
          <w:rPr>
            <w:noProof/>
            <w:webHidden/>
          </w:rPr>
          <w:tab/>
        </w:r>
        <w:r>
          <w:rPr>
            <w:noProof/>
            <w:webHidden/>
          </w:rPr>
          <w:fldChar w:fldCharType="begin"/>
        </w:r>
        <w:r>
          <w:rPr>
            <w:noProof/>
            <w:webHidden/>
          </w:rPr>
          <w:instrText xml:space="preserve"> PAGEREF _Toc51415498 \h </w:instrText>
        </w:r>
        <w:r>
          <w:rPr>
            <w:noProof/>
          </w:rPr>
        </w:r>
        <w:r>
          <w:rPr>
            <w:noProof/>
            <w:webHidden/>
          </w:rPr>
          <w:fldChar w:fldCharType="separate"/>
        </w:r>
        <w:r>
          <w:rPr>
            <w:noProof/>
            <w:webHidden/>
          </w:rPr>
          <w:t>4</w:t>
        </w:r>
        <w:r>
          <w:rPr>
            <w:noProof/>
            <w:webHidden/>
          </w:rPr>
          <w:fldChar w:fldCharType="end"/>
        </w:r>
      </w:hyperlink>
    </w:p>
    <w:p w:rsidR="0065019E" w:rsidRDefault="0065019E">
      <w:pPr>
        <w:pStyle w:val="TOC3"/>
        <w:tabs>
          <w:tab w:val="left" w:pos="1200"/>
        </w:tabs>
        <w:rPr>
          <w:sz w:val="24"/>
        </w:rPr>
      </w:pPr>
      <w:hyperlink w:anchor="_Toc51415499" w:history="1">
        <w:r>
          <w:rPr>
            <w:rStyle w:val="Hyperlink"/>
            <w:rFonts w:ascii="Arial" w:hAnsi="Arial" w:cs="Arial"/>
            <w:szCs w:val="28"/>
          </w:rPr>
          <w:t>1.1</w:t>
        </w:r>
        <w:r>
          <w:rPr>
            <w:sz w:val="24"/>
          </w:rPr>
          <w:tab/>
        </w:r>
        <w:r>
          <w:rPr>
            <w:rStyle w:val="Hyperlink"/>
            <w:rFonts w:ascii="Arial" w:hAnsi="Arial" w:cs="Arial"/>
            <w:szCs w:val="28"/>
          </w:rPr>
          <w:t>Purpose of Document</w:t>
        </w:r>
        <w:r>
          <w:rPr>
            <w:webHidden/>
          </w:rPr>
          <w:tab/>
        </w:r>
        <w:r>
          <w:rPr>
            <w:webHidden/>
          </w:rPr>
          <w:fldChar w:fldCharType="begin"/>
        </w:r>
        <w:r>
          <w:rPr>
            <w:webHidden/>
          </w:rPr>
          <w:instrText xml:space="preserve"> PAGEREF _Toc51415499 \h </w:instrText>
        </w:r>
        <w:r>
          <w:rPr>
            <w:webHidden/>
          </w:rPr>
          <w:fldChar w:fldCharType="separate"/>
        </w:r>
        <w:r>
          <w:rPr>
            <w:webHidden/>
          </w:rPr>
          <w:t>4</w:t>
        </w:r>
        <w:r>
          <w:rPr>
            <w:webHidden/>
          </w:rPr>
          <w:fldChar w:fldCharType="end"/>
        </w:r>
      </w:hyperlink>
    </w:p>
    <w:p w:rsidR="0065019E" w:rsidRDefault="0065019E">
      <w:pPr>
        <w:pStyle w:val="TOC3"/>
        <w:tabs>
          <w:tab w:val="left" w:pos="1200"/>
        </w:tabs>
        <w:rPr>
          <w:sz w:val="24"/>
        </w:rPr>
      </w:pPr>
      <w:hyperlink w:anchor="_Toc51415500" w:history="1">
        <w:r>
          <w:rPr>
            <w:rStyle w:val="Hyperlink"/>
            <w:rFonts w:ascii="Arial" w:hAnsi="Arial" w:cs="Arial"/>
            <w:szCs w:val="28"/>
          </w:rPr>
          <w:t>1.2</w:t>
        </w:r>
        <w:r>
          <w:rPr>
            <w:sz w:val="24"/>
          </w:rPr>
          <w:tab/>
        </w:r>
        <w:r>
          <w:rPr>
            <w:rStyle w:val="Hyperlink"/>
            <w:rFonts w:ascii="Arial" w:hAnsi="Arial" w:cs="Arial"/>
            <w:szCs w:val="28"/>
          </w:rPr>
          <w:t>Project Overview</w:t>
        </w:r>
        <w:r>
          <w:rPr>
            <w:webHidden/>
          </w:rPr>
          <w:tab/>
        </w:r>
        <w:r>
          <w:rPr>
            <w:webHidden/>
          </w:rPr>
          <w:fldChar w:fldCharType="begin"/>
        </w:r>
        <w:r>
          <w:rPr>
            <w:webHidden/>
          </w:rPr>
          <w:instrText xml:space="preserve"> PAGEREF _Toc51415500 \h </w:instrText>
        </w:r>
        <w:r>
          <w:rPr>
            <w:webHidden/>
          </w:rPr>
          <w:fldChar w:fldCharType="separate"/>
        </w:r>
        <w:r>
          <w:rPr>
            <w:webHidden/>
          </w:rPr>
          <w:t>4</w:t>
        </w:r>
        <w:r>
          <w:rPr>
            <w:webHidden/>
          </w:rPr>
          <w:fldChar w:fldCharType="end"/>
        </w:r>
      </w:hyperlink>
    </w:p>
    <w:p w:rsidR="0065019E" w:rsidRDefault="0065019E">
      <w:pPr>
        <w:pStyle w:val="TOC3"/>
        <w:tabs>
          <w:tab w:val="left" w:pos="1200"/>
        </w:tabs>
        <w:rPr>
          <w:sz w:val="24"/>
        </w:rPr>
      </w:pPr>
      <w:hyperlink w:anchor="_Toc51415501" w:history="1">
        <w:r>
          <w:rPr>
            <w:rStyle w:val="Hyperlink"/>
            <w:rFonts w:ascii="Arial" w:hAnsi="Arial" w:cs="Arial"/>
            <w:szCs w:val="28"/>
          </w:rPr>
          <w:t>1.3</w:t>
        </w:r>
        <w:r>
          <w:rPr>
            <w:sz w:val="24"/>
          </w:rPr>
          <w:tab/>
        </w:r>
        <w:r>
          <w:rPr>
            <w:rStyle w:val="Hyperlink"/>
            <w:rFonts w:ascii="Arial" w:hAnsi="Arial" w:cs="Arial"/>
            <w:szCs w:val="28"/>
          </w:rPr>
          <w:t>Scope</w:t>
        </w:r>
        <w:r>
          <w:rPr>
            <w:webHidden/>
          </w:rPr>
          <w:tab/>
        </w:r>
        <w:r>
          <w:rPr>
            <w:webHidden/>
          </w:rPr>
          <w:fldChar w:fldCharType="begin"/>
        </w:r>
        <w:r>
          <w:rPr>
            <w:webHidden/>
          </w:rPr>
          <w:instrText xml:space="preserve"> PAGEREF _Toc51415501 \h </w:instrText>
        </w:r>
        <w:r>
          <w:rPr>
            <w:webHidden/>
          </w:rPr>
          <w:fldChar w:fldCharType="separate"/>
        </w:r>
        <w:r>
          <w:rPr>
            <w:webHidden/>
          </w:rPr>
          <w:t>4</w:t>
        </w:r>
        <w:r>
          <w:rPr>
            <w:webHidden/>
          </w:rPr>
          <w:fldChar w:fldCharType="end"/>
        </w:r>
      </w:hyperlink>
    </w:p>
    <w:p w:rsidR="0065019E" w:rsidRDefault="0065019E">
      <w:pPr>
        <w:pStyle w:val="TOC1"/>
        <w:tabs>
          <w:tab w:val="left" w:pos="720"/>
          <w:tab w:val="right" w:leader="dot" w:pos="9350"/>
        </w:tabs>
        <w:rPr>
          <w:b w:val="0"/>
          <w:bCs w:val="0"/>
          <w:noProof/>
        </w:rPr>
      </w:pPr>
      <w:hyperlink w:anchor="_Toc51415502" w:history="1">
        <w:r>
          <w:rPr>
            <w:rStyle w:val="Hyperlink"/>
            <w:noProof/>
          </w:rPr>
          <w:t>2.</w:t>
        </w:r>
        <w:r>
          <w:rPr>
            <w:b w:val="0"/>
            <w:bCs w:val="0"/>
            <w:noProof/>
          </w:rPr>
          <w:tab/>
        </w:r>
        <w:r>
          <w:rPr>
            <w:rStyle w:val="Hyperlink"/>
            <w:noProof/>
          </w:rPr>
          <w:t>Functional Requirements</w:t>
        </w:r>
        <w:r>
          <w:rPr>
            <w:noProof/>
            <w:webHidden/>
          </w:rPr>
          <w:tab/>
        </w:r>
        <w:r>
          <w:rPr>
            <w:noProof/>
            <w:webHidden/>
          </w:rPr>
          <w:fldChar w:fldCharType="begin"/>
        </w:r>
        <w:r>
          <w:rPr>
            <w:noProof/>
            <w:webHidden/>
          </w:rPr>
          <w:instrText xml:space="preserve"> PAGEREF _Toc51415502 \h </w:instrText>
        </w:r>
        <w:r>
          <w:rPr>
            <w:noProof/>
          </w:rPr>
        </w:r>
        <w:r>
          <w:rPr>
            <w:noProof/>
            <w:webHidden/>
          </w:rPr>
          <w:fldChar w:fldCharType="separate"/>
        </w:r>
        <w:r>
          <w:rPr>
            <w:noProof/>
            <w:webHidden/>
          </w:rPr>
          <w:t>4</w:t>
        </w:r>
        <w:r>
          <w:rPr>
            <w:noProof/>
            <w:webHidden/>
          </w:rPr>
          <w:fldChar w:fldCharType="end"/>
        </w:r>
      </w:hyperlink>
    </w:p>
    <w:p w:rsidR="0065019E" w:rsidRDefault="0065019E">
      <w:pPr>
        <w:pStyle w:val="TOC1"/>
        <w:tabs>
          <w:tab w:val="left" w:pos="720"/>
          <w:tab w:val="right" w:leader="dot" w:pos="9350"/>
        </w:tabs>
        <w:rPr>
          <w:b w:val="0"/>
          <w:bCs w:val="0"/>
          <w:noProof/>
        </w:rPr>
      </w:pPr>
      <w:hyperlink w:anchor="_Toc51415503" w:history="1">
        <w:r>
          <w:rPr>
            <w:rStyle w:val="Hyperlink"/>
            <w:noProof/>
          </w:rPr>
          <w:t>3.</w:t>
        </w:r>
        <w:r>
          <w:rPr>
            <w:b w:val="0"/>
            <w:bCs w:val="0"/>
            <w:noProof/>
          </w:rPr>
          <w:tab/>
        </w:r>
        <w:r>
          <w:rPr>
            <w:rStyle w:val="Hyperlink"/>
            <w:noProof/>
          </w:rPr>
          <w:t>Non-functional Requirements</w:t>
        </w:r>
        <w:r>
          <w:rPr>
            <w:noProof/>
            <w:webHidden/>
          </w:rPr>
          <w:tab/>
        </w:r>
        <w:r>
          <w:rPr>
            <w:noProof/>
            <w:webHidden/>
          </w:rPr>
          <w:fldChar w:fldCharType="begin"/>
        </w:r>
        <w:r>
          <w:rPr>
            <w:noProof/>
            <w:webHidden/>
          </w:rPr>
          <w:instrText xml:space="preserve"> PAGEREF _Toc51415503 \h </w:instrText>
        </w:r>
        <w:r>
          <w:rPr>
            <w:noProof/>
          </w:rPr>
        </w:r>
        <w:r>
          <w:rPr>
            <w:noProof/>
            <w:webHidden/>
          </w:rPr>
          <w:fldChar w:fldCharType="separate"/>
        </w:r>
        <w:r>
          <w:rPr>
            <w:noProof/>
            <w:webHidden/>
          </w:rPr>
          <w:t>4</w:t>
        </w:r>
        <w:r>
          <w:rPr>
            <w:noProof/>
            <w:webHidden/>
          </w:rPr>
          <w:fldChar w:fldCharType="end"/>
        </w:r>
      </w:hyperlink>
    </w:p>
    <w:p w:rsidR="0065019E" w:rsidRDefault="0065019E">
      <w:pPr>
        <w:pStyle w:val="TOC3"/>
        <w:tabs>
          <w:tab w:val="left" w:pos="1200"/>
        </w:tabs>
        <w:rPr>
          <w:sz w:val="24"/>
        </w:rPr>
      </w:pPr>
      <w:hyperlink w:anchor="_Toc51415504" w:history="1">
        <w:r>
          <w:rPr>
            <w:rStyle w:val="Hyperlink"/>
            <w:rFonts w:ascii="Arial" w:hAnsi="Arial" w:cs="Arial"/>
            <w:szCs w:val="28"/>
          </w:rPr>
          <w:t>3.1</w:t>
        </w:r>
        <w:r>
          <w:rPr>
            <w:sz w:val="24"/>
          </w:rPr>
          <w:tab/>
        </w:r>
        <w:r>
          <w:rPr>
            <w:rStyle w:val="Hyperlink"/>
            <w:rFonts w:ascii="Arial" w:hAnsi="Arial" w:cs="Arial"/>
            <w:szCs w:val="28"/>
          </w:rPr>
          <w:t>Performance Requirements</w:t>
        </w:r>
        <w:r>
          <w:rPr>
            <w:webHidden/>
          </w:rPr>
          <w:tab/>
        </w:r>
        <w:r>
          <w:rPr>
            <w:webHidden/>
          </w:rPr>
          <w:fldChar w:fldCharType="begin"/>
        </w:r>
        <w:r>
          <w:rPr>
            <w:webHidden/>
          </w:rPr>
          <w:instrText xml:space="preserve"> PAGEREF _Toc51415504 \h </w:instrText>
        </w:r>
        <w:r>
          <w:rPr>
            <w:webHidden/>
          </w:rPr>
          <w:fldChar w:fldCharType="separate"/>
        </w:r>
        <w:r>
          <w:rPr>
            <w:webHidden/>
          </w:rPr>
          <w:t>4</w:t>
        </w:r>
        <w:r>
          <w:rPr>
            <w:webHidden/>
          </w:rPr>
          <w:fldChar w:fldCharType="end"/>
        </w:r>
      </w:hyperlink>
    </w:p>
    <w:p w:rsidR="0065019E" w:rsidRDefault="0065019E">
      <w:pPr>
        <w:pStyle w:val="TOC3"/>
        <w:tabs>
          <w:tab w:val="left" w:pos="1200"/>
        </w:tabs>
        <w:rPr>
          <w:sz w:val="24"/>
        </w:rPr>
      </w:pPr>
      <w:hyperlink w:anchor="_Toc51415505" w:history="1">
        <w:r>
          <w:rPr>
            <w:rStyle w:val="Hyperlink"/>
            <w:rFonts w:ascii="Arial" w:hAnsi="Arial" w:cs="Arial"/>
            <w:szCs w:val="28"/>
          </w:rPr>
          <w:t>3.2</w:t>
        </w:r>
        <w:r>
          <w:rPr>
            <w:sz w:val="24"/>
          </w:rPr>
          <w:tab/>
        </w:r>
        <w:r>
          <w:rPr>
            <w:rStyle w:val="Hyperlink"/>
            <w:rFonts w:ascii="Arial" w:hAnsi="Arial" w:cs="Arial"/>
            <w:szCs w:val="28"/>
          </w:rPr>
          <w:t>Safety Requirements</w:t>
        </w:r>
        <w:r>
          <w:rPr>
            <w:webHidden/>
          </w:rPr>
          <w:tab/>
        </w:r>
        <w:r>
          <w:rPr>
            <w:webHidden/>
          </w:rPr>
          <w:fldChar w:fldCharType="begin"/>
        </w:r>
        <w:r>
          <w:rPr>
            <w:webHidden/>
          </w:rPr>
          <w:instrText xml:space="preserve"> PAGEREF _Toc51415505 \h </w:instrText>
        </w:r>
        <w:r>
          <w:rPr>
            <w:webHidden/>
          </w:rPr>
          <w:fldChar w:fldCharType="separate"/>
        </w:r>
        <w:r>
          <w:rPr>
            <w:webHidden/>
          </w:rPr>
          <w:t>4</w:t>
        </w:r>
        <w:r>
          <w:rPr>
            <w:webHidden/>
          </w:rPr>
          <w:fldChar w:fldCharType="end"/>
        </w:r>
      </w:hyperlink>
    </w:p>
    <w:p w:rsidR="0065019E" w:rsidRDefault="0065019E">
      <w:pPr>
        <w:pStyle w:val="TOC3"/>
        <w:tabs>
          <w:tab w:val="left" w:pos="1200"/>
        </w:tabs>
        <w:rPr>
          <w:sz w:val="24"/>
        </w:rPr>
      </w:pPr>
      <w:hyperlink w:anchor="_Toc51415506" w:history="1">
        <w:r>
          <w:rPr>
            <w:rStyle w:val="Hyperlink"/>
            <w:rFonts w:ascii="Arial" w:hAnsi="Arial" w:cs="Arial"/>
            <w:szCs w:val="28"/>
          </w:rPr>
          <w:t>3.3</w:t>
        </w:r>
        <w:r>
          <w:rPr>
            <w:sz w:val="24"/>
          </w:rPr>
          <w:tab/>
        </w:r>
        <w:r>
          <w:rPr>
            <w:rStyle w:val="Hyperlink"/>
            <w:rFonts w:ascii="Arial" w:hAnsi="Arial" w:cs="Arial"/>
            <w:szCs w:val="28"/>
          </w:rPr>
          <w:t>Security Requirements</w:t>
        </w:r>
        <w:r>
          <w:rPr>
            <w:webHidden/>
          </w:rPr>
          <w:tab/>
        </w:r>
        <w:r>
          <w:rPr>
            <w:webHidden/>
          </w:rPr>
          <w:fldChar w:fldCharType="begin"/>
        </w:r>
        <w:r>
          <w:rPr>
            <w:webHidden/>
          </w:rPr>
          <w:instrText xml:space="preserve"> PAGEREF _Toc51415506 \h </w:instrText>
        </w:r>
        <w:r>
          <w:rPr>
            <w:webHidden/>
          </w:rPr>
          <w:fldChar w:fldCharType="separate"/>
        </w:r>
        <w:r>
          <w:rPr>
            <w:webHidden/>
          </w:rPr>
          <w:t>4</w:t>
        </w:r>
        <w:r>
          <w:rPr>
            <w:webHidden/>
          </w:rPr>
          <w:fldChar w:fldCharType="end"/>
        </w:r>
      </w:hyperlink>
    </w:p>
    <w:p w:rsidR="0065019E" w:rsidRDefault="0065019E">
      <w:pPr>
        <w:pStyle w:val="TOC3"/>
        <w:tabs>
          <w:tab w:val="left" w:pos="1200"/>
        </w:tabs>
        <w:rPr>
          <w:sz w:val="24"/>
        </w:rPr>
      </w:pPr>
      <w:hyperlink w:anchor="_Toc51415510" w:history="1">
        <w:r>
          <w:rPr>
            <w:rStyle w:val="Hyperlink"/>
            <w:rFonts w:ascii="Arial" w:hAnsi="Arial" w:cs="Arial"/>
            <w:szCs w:val="28"/>
          </w:rPr>
          <w:t>3.4</w:t>
        </w:r>
        <w:r>
          <w:rPr>
            <w:sz w:val="24"/>
          </w:rPr>
          <w:tab/>
        </w:r>
        <w:r>
          <w:rPr>
            <w:rStyle w:val="Hyperlink"/>
            <w:rFonts w:ascii="Arial" w:hAnsi="Arial" w:cs="Arial"/>
            <w:szCs w:val="28"/>
          </w:rPr>
          <w:t>User Documentation</w:t>
        </w:r>
        <w:r>
          <w:rPr>
            <w:webHidden/>
          </w:rPr>
          <w:tab/>
        </w:r>
        <w:r>
          <w:rPr>
            <w:webHidden/>
          </w:rPr>
          <w:fldChar w:fldCharType="begin"/>
        </w:r>
        <w:r>
          <w:rPr>
            <w:webHidden/>
          </w:rPr>
          <w:instrText xml:space="preserve"> PAGEREF _Toc51415510 \h </w:instrText>
        </w:r>
        <w:r>
          <w:rPr>
            <w:webHidden/>
          </w:rPr>
          <w:fldChar w:fldCharType="separate"/>
        </w:r>
        <w:r>
          <w:rPr>
            <w:webHidden/>
          </w:rPr>
          <w:t>4</w:t>
        </w:r>
        <w:r>
          <w:rPr>
            <w:webHidden/>
          </w:rPr>
          <w:fldChar w:fldCharType="end"/>
        </w:r>
      </w:hyperlink>
    </w:p>
    <w:p w:rsidR="0065019E" w:rsidRDefault="0065019E">
      <w:pPr>
        <w:pStyle w:val="TOC1"/>
        <w:tabs>
          <w:tab w:val="left" w:pos="720"/>
          <w:tab w:val="right" w:leader="dot" w:pos="9350"/>
        </w:tabs>
        <w:rPr>
          <w:b w:val="0"/>
          <w:bCs w:val="0"/>
          <w:noProof/>
        </w:rPr>
      </w:pPr>
      <w:hyperlink w:anchor="_Toc51415511" w:history="1">
        <w:r>
          <w:rPr>
            <w:rStyle w:val="Hyperlink"/>
            <w:noProof/>
          </w:rPr>
          <w:t>4.</w:t>
        </w:r>
        <w:r>
          <w:rPr>
            <w:b w:val="0"/>
            <w:bCs w:val="0"/>
            <w:noProof/>
          </w:rPr>
          <w:tab/>
        </w:r>
        <w:r>
          <w:rPr>
            <w:rStyle w:val="Hyperlink"/>
            <w:noProof/>
          </w:rPr>
          <w:t>Assumptions and Dependencies</w:t>
        </w:r>
        <w:r>
          <w:rPr>
            <w:noProof/>
            <w:webHidden/>
          </w:rPr>
          <w:tab/>
        </w:r>
        <w:r>
          <w:rPr>
            <w:noProof/>
            <w:webHidden/>
          </w:rPr>
          <w:fldChar w:fldCharType="begin"/>
        </w:r>
        <w:r>
          <w:rPr>
            <w:noProof/>
            <w:webHidden/>
          </w:rPr>
          <w:instrText xml:space="preserve"> PAGEREF _Toc51415511 \h </w:instrText>
        </w:r>
        <w:r>
          <w:rPr>
            <w:noProof/>
          </w:rPr>
        </w:r>
        <w:r>
          <w:rPr>
            <w:noProof/>
            <w:webHidden/>
          </w:rPr>
          <w:fldChar w:fldCharType="separate"/>
        </w:r>
        <w:r>
          <w:rPr>
            <w:noProof/>
            <w:webHidden/>
          </w:rPr>
          <w:t>4</w:t>
        </w:r>
        <w:r>
          <w:rPr>
            <w:noProof/>
            <w:webHidden/>
          </w:rPr>
          <w:fldChar w:fldCharType="end"/>
        </w:r>
      </w:hyperlink>
    </w:p>
    <w:p w:rsidR="0065019E" w:rsidRDefault="0065019E">
      <w:pPr>
        <w:pStyle w:val="TOC1"/>
        <w:tabs>
          <w:tab w:val="left" w:pos="720"/>
          <w:tab w:val="right" w:leader="dot" w:pos="9350"/>
        </w:tabs>
        <w:rPr>
          <w:b w:val="0"/>
          <w:bCs w:val="0"/>
          <w:noProof/>
        </w:rPr>
      </w:pPr>
      <w:hyperlink w:anchor="_Toc51415512" w:history="1">
        <w:r>
          <w:rPr>
            <w:rStyle w:val="Hyperlink"/>
            <w:noProof/>
          </w:rPr>
          <w:t>5.</w:t>
        </w:r>
        <w:r>
          <w:rPr>
            <w:b w:val="0"/>
            <w:bCs w:val="0"/>
            <w:noProof/>
          </w:rPr>
          <w:tab/>
        </w:r>
        <w:r>
          <w:rPr>
            <w:rStyle w:val="Hyperlink"/>
            <w:noProof/>
          </w:rPr>
          <w:t>System Architecture</w:t>
        </w:r>
        <w:r>
          <w:rPr>
            <w:noProof/>
            <w:webHidden/>
          </w:rPr>
          <w:tab/>
        </w:r>
        <w:r>
          <w:rPr>
            <w:noProof/>
            <w:webHidden/>
          </w:rPr>
          <w:fldChar w:fldCharType="begin"/>
        </w:r>
        <w:r>
          <w:rPr>
            <w:noProof/>
            <w:webHidden/>
          </w:rPr>
          <w:instrText xml:space="preserve"> PAGEREF _Toc51415512 \h </w:instrText>
        </w:r>
        <w:r>
          <w:rPr>
            <w:noProof/>
          </w:rPr>
        </w:r>
        <w:r>
          <w:rPr>
            <w:noProof/>
            <w:webHidden/>
          </w:rPr>
          <w:fldChar w:fldCharType="separate"/>
        </w:r>
        <w:r>
          <w:rPr>
            <w:noProof/>
            <w:webHidden/>
          </w:rPr>
          <w:t>5</w:t>
        </w:r>
        <w:r>
          <w:rPr>
            <w:noProof/>
            <w:webHidden/>
          </w:rPr>
          <w:fldChar w:fldCharType="end"/>
        </w:r>
      </w:hyperlink>
    </w:p>
    <w:p w:rsidR="0065019E" w:rsidRDefault="0065019E">
      <w:pPr>
        <w:pStyle w:val="TOC1"/>
        <w:tabs>
          <w:tab w:val="left" w:pos="720"/>
          <w:tab w:val="right" w:leader="dot" w:pos="9350"/>
        </w:tabs>
        <w:rPr>
          <w:b w:val="0"/>
          <w:bCs w:val="0"/>
          <w:noProof/>
        </w:rPr>
      </w:pPr>
      <w:hyperlink w:anchor="_Toc51415513" w:history="1">
        <w:r>
          <w:rPr>
            <w:rStyle w:val="Hyperlink"/>
            <w:noProof/>
          </w:rPr>
          <w:t>6.</w:t>
        </w:r>
        <w:r>
          <w:rPr>
            <w:b w:val="0"/>
            <w:bCs w:val="0"/>
            <w:noProof/>
          </w:rPr>
          <w:tab/>
        </w:r>
        <w:r>
          <w:rPr>
            <w:rStyle w:val="Hyperlink"/>
            <w:noProof/>
          </w:rPr>
          <w:t>Use Cases</w:t>
        </w:r>
        <w:r>
          <w:rPr>
            <w:noProof/>
            <w:webHidden/>
          </w:rPr>
          <w:tab/>
        </w:r>
        <w:r>
          <w:rPr>
            <w:noProof/>
            <w:webHidden/>
          </w:rPr>
          <w:fldChar w:fldCharType="begin"/>
        </w:r>
        <w:r>
          <w:rPr>
            <w:noProof/>
            <w:webHidden/>
          </w:rPr>
          <w:instrText xml:space="preserve"> PAGEREF _Toc51415513 \h </w:instrText>
        </w:r>
        <w:r>
          <w:rPr>
            <w:noProof/>
          </w:rPr>
        </w:r>
        <w:r>
          <w:rPr>
            <w:noProof/>
            <w:webHidden/>
          </w:rPr>
          <w:fldChar w:fldCharType="separate"/>
        </w:r>
        <w:r>
          <w:rPr>
            <w:noProof/>
            <w:webHidden/>
          </w:rPr>
          <w:t>5</w:t>
        </w:r>
        <w:r>
          <w:rPr>
            <w:noProof/>
            <w:webHidden/>
          </w:rPr>
          <w:fldChar w:fldCharType="end"/>
        </w:r>
      </w:hyperlink>
    </w:p>
    <w:p w:rsidR="0065019E" w:rsidRDefault="0065019E">
      <w:pPr>
        <w:pStyle w:val="TOC3"/>
        <w:tabs>
          <w:tab w:val="left" w:pos="1200"/>
        </w:tabs>
        <w:rPr>
          <w:sz w:val="24"/>
        </w:rPr>
      </w:pPr>
      <w:hyperlink w:anchor="_Toc51415514" w:history="1">
        <w:r>
          <w:rPr>
            <w:rStyle w:val="Hyperlink"/>
            <w:rFonts w:ascii="Arial" w:hAnsi="Arial" w:cs="Arial"/>
            <w:szCs w:val="28"/>
          </w:rPr>
          <w:t>6.1</w:t>
        </w:r>
        <w:r>
          <w:rPr>
            <w:sz w:val="24"/>
          </w:rPr>
          <w:tab/>
        </w:r>
        <w:r>
          <w:rPr>
            <w:rStyle w:val="Hyperlink"/>
            <w:rFonts w:ascii="Arial" w:hAnsi="Arial" w:cs="Arial"/>
            <w:szCs w:val="28"/>
          </w:rPr>
          <w:t>Use Case Diagrams</w:t>
        </w:r>
        <w:r>
          <w:rPr>
            <w:webHidden/>
          </w:rPr>
          <w:tab/>
        </w:r>
        <w:r>
          <w:rPr>
            <w:webHidden/>
          </w:rPr>
          <w:fldChar w:fldCharType="begin"/>
        </w:r>
        <w:r>
          <w:rPr>
            <w:webHidden/>
          </w:rPr>
          <w:instrText xml:space="preserve"> PAGEREF _Toc51415514 \h </w:instrText>
        </w:r>
        <w:r>
          <w:rPr>
            <w:webHidden/>
          </w:rPr>
          <w:fldChar w:fldCharType="separate"/>
        </w:r>
        <w:r>
          <w:rPr>
            <w:webHidden/>
          </w:rPr>
          <w:t>5</w:t>
        </w:r>
        <w:r>
          <w:rPr>
            <w:webHidden/>
          </w:rPr>
          <w:fldChar w:fldCharType="end"/>
        </w:r>
      </w:hyperlink>
    </w:p>
    <w:p w:rsidR="0065019E" w:rsidRDefault="0065019E">
      <w:pPr>
        <w:pStyle w:val="TOC3"/>
        <w:tabs>
          <w:tab w:val="left" w:pos="1200"/>
        </w:tabs>
        <w:rPr>
          <w:sz w:val="24"/>
        </w:rPr>
      </w:pPr>
      <w:hyperlink w:anchor="_Toc51415515" w:history="1">
        <w:r>
          <w:rPr>
            <w:rStyle w:val="Hyperlink"/>
            <w:rFonts w:ascii="Arial" w:hAnsi="Arial" w:cs="Arial"/>
            <w:szCs w:val="28"/>
          </w:rPr>
          <w:t>6.2</w:t>
        </w:r>
        <w:r>
          <w:rPr>
            <w:sz w:val="24"/>
          </w:rPr>
          <w:tab/>
        </w:r>
        <w:r>
          <w:rPr>
            <w:rStyle w:val="Hyperlink"/>
            <w:rFonts w:ascii="Arial" w:hAnsi="Arial" w:cs="Arial"/>
            <w:szCs w:val="28"/>
          </w:rPr>
          <w:t>Use Case Description</w:t>
        </w:r>
        <w:r>
          <w:rPr>
            <w:webHidden/>
          </w:rPr>
          <w:tab/>
        </w:r>
        <w:r>
          <w:rPr>
            <w:webHidden/>
          </w:rPr>
          <w:fldChar w:fldCharType="begin"/>
        </w:r>
        <w:r>
          <w:rPr>
            <w:webHidden/>
          </w:rPr>
          <w:instrText xml:space="preserve"> PAGEREF _Toc51415515 \h </w:instrText>
        </w:r>
        <w:r>
          <w:rPr>
            <w:webHidden/>
          </w:rPr>
          <w:fldChar w:fldCharType="separate"/>
        </w:r>
        <w:r>
          <w:rPr>
            <w:webHidden/>
          </w:rPr>
          <w:t>5</w:t>
        </w:r>
        <w:r>
          <w:rPr>
            <w:webHidden/>
          </w:rPr>
          <w:fldChar w:fldCharType="end"/>
        </w:r>
      </w:hyperlink>
    </w:p>
    <w:p w:rsidR="0065019E" w:rsidRDefault="0065019E">
      <w:pPr>
        <w:pStyle w:val="TOC1"/>
        <w:tabs>
          <w:tab w:val="left" w:pos="720"/>
          <w:tab w:val="right" w:leader="dot" w:pos="9350"/>
        </w:tabs>
        <w:rPr>
          <w:b w:val="0"/>
          <w:bCs w:val="0"/>
          <w:noProof/>
        </w:rPr>
      </w:pPr>
      <w:hyperlink w:anchor="_Toc51415516" w:history="1">
        <w:r>
          <w:rPr>
            <w:rStyle w:val="Hyperlink"/>
            <w:noProof/>
          </w:rPr>
          <w:t>7.</w:t>
        </w:r>
        <w:r>
          <w:rPr>
            <w:b w:val="0"/>
            <w:bCs w:val="0"/>
            <w:noProof/>
          </w:rPr>
          <w:tab/>
        </w:r>
        <w:r>
          <w:rPr>
            <w:rStyle w:val="Hyperlink"/>
            <w:noProof/>
          </w:rPr>
          <w:t>Graphical User Interfaces</w:t>
        </w:r>
        <w:r>
          <w:rPr>
            <w:noProof/>
            <w:webHidden/>
          </w:rPr>
          <w:tab/>
        </w:r>
        <w:r>
          <w:rPr>
            <w:noProof/>
            <w:webHidden/>
          </w:rPr>
          <w:fldChar w:fldCharType="begin"/>
        </w:r>
        <w:r>
          <w:rPr>
            <w:noProof/>
            <w:webHidden/>
          </w:rPr>
          <w:instrText xml:space="preserve"> PAGEREF _Toc51415516 \h </w:instrText>
        </w:r>
        <w:r>
          <w:rPr>
            <w:noProof/>
          </w:rPr>
        </w:r>
        <w:r>
          <w:rPr>
            <w:noProof/>
            <w:webHidden/>
          </w:rPr>
          <w:fldChar w:fldCharType="separate"/>
        </w:r>
        <w:r>
          <w:rPr>
            <w:noProof/>
            <w:webHidden/>
          </w:rPr>
          <w:t>6</w:t>
        </w:r>
        <w:r>
          <w:rPr>
            <w:noProof/>
            <w:webHidden/>
          </w:rPr>
          <w:fldChar w:fldCharType="end"/>
        </w:r>
      </w:hyperlink>
    </w:p>
    <w:p w:rsidR="0065019E" w:rsidRDefault="0065019E">
      <w:pPr>
        <w:pStyle w:val="TOC1"/>
        <w:tabs>
          <w:tab w:val="left" w:pos="720"/>
          <w:tab w:val="right" w:leader="dot" w:pos="9350"/>
        </w:tabs>
        <w:rPr>
          <w:b w:val="0"/>
          <w:bCs w:val="0"/>
          <w:noProof/>
        </w:rPr>
      </w:pPr>
      <w:hyperlink w:anchor="_Toc51415517" w:history="1">
        <w:r>
          <w:rPr>
            <w:rStyle w:val="Hyperlink"/>
            <w:noProof/>
          </w:rPr>
          <w:t>8.</w:t>
        </w:r>
        <w:r>
          <w:rPr>
            <w:b w:val="0"/>
            <w:bCs w:val="0"/>
            <w:noProof/>
          </w:rPr>
          <w:tab/>
        </w:r>
        <w:r>
          <w:rPr>
            <w:rStyle w:val="Hyperlink"/>
            <w:noProof/>
          </w:rPr>
          <w:t>High Level Design</w:t>
        </w:r>
        <w:r>
          <w:rPr>
            <w:noProof/>
            <w:webHidden/>
          </w:rPr>
          <w:tab/>
        </w:r>
        <w:r>
          <w:rPr>
            <w:noProof/>
            <w:webHidden/>
          </w:rPr>
          <w:fldChar w:fldCharType="begin"/>
        </w:r>
        <w:r>
          <w:rPr>
            <w:noProof/>
            <w:webHidden/>
          </w:rPr>
          <w:instrText xml:space="preserve"> PAGEREF _Toc51415517 \h </w:instrText>
        </w:r>
        <w:r>
          <w:rPr>
            <w:noProof/>
          </w:rPr>
        </w:r>
        <w:r>
          <w:rPr>
            <w:noProof/>
            <w:webHidden/>
          </w:rPr>
          <w:fldChar w:fldCharType="separate"/>
        </w:r>
        <w:r>
          <w:rPr>
            <w:noProof/>
            <w:webHidden/>
          </w:rPr>
          <w:t>6</w:t>
        </w:r>
        <w:r>
          <w:rPr>
            <w:noProof/>
            <w:webHidden/>
          </w:rPr>
          <w:fldChar w:fldCharType="end"/>
        </w:r>
      </w:hyperlink>
    </w:p>
    <w:p w:rsidR="0065019E" w:rsidRDefault="0065019E">
      <w:pPr>
        <w:pStyle w:val="TOC3"/>
        <w:tabs>
          <w:tab w:val="left" w:pos="1200"/>
        </w:tabs>
        <w:rPr>
          <w:sz w:val="24"/>
        </w:rPr>
      </w:pPr>
      <w:hyperlink w:anchor="_Toc51415518" w:history="1">
        <w:r>
          <w:rPr>
            <w:rStyle w:val="Hyperlink"/>
            <w:rFonts w:ascii="Arial" w:hAnsi="Arial" w:cs="Arial"/>
            <w:szCs w:val="28"/>
          </w:rPr>
          <w:t>8.1</w:t>
        </w:r>
        <w:r>
          <w:rPr>
            <w:sz w:val="24"/>
          </w:rPr>
          <w:tab/>
        </w:r>
        <w:r>
          <w:rPr>
            <w:rStyle w:val="Hyperlink"/>
            <w:rFonts w:ascii="Arial" w:hAnsi="Arial" w:cs="Arial"/>
            <w:szCs w:val="28"/>
          </w:rPr>
          <w:t>ER Diagram</w:t>
        </w:r>
        <w:r>
          <w:rPr>
            <w:webHidden/>
          </w:rPr>
          <w:tab/>
        </w:r>
        <w:r>
          <w:rPr>
            <w:webHidden/>
          </w:rPr>
          <w:fldChar w:fldCharType="begin"/>
        </w:r>
        <w:r>
          <w:rPr>
            <w:webHidden/>
          </w:rPr>
          <w:instrText xml:space="preserve"> PAGEREF _Toc51415518 \h </w:instrText>
        </w:r>
        <w:r>
          <w:rPr>
            <w:webHidden/>
          </w:rPr>
          <w:fldChar w:fldCharType="separate"/>
        </w:r>
        <w:r>
          <w:rPr>
            <w:webHidden/>
          </w:rPr>
          <w:t>6</w:t>
        </w:r>
        <w:r>
          <w:rPr>
            <w:webHidden/>
          </w:rPr>
          <w:fldChar w:fldCharType="end"/>
        </w:r>
      </w:hyperlink>
    </w:p>
    <w:p w:rsidR="0065019E" w:rsidRDefault="0065019E">
      <w:pPr>
        <w:pStyle w:val="TOC3"/>
        <w:tabs>
          <w:tab w:val="left" w:pos="1200"/>
        </w:tabs>
        <w:rPr>
          <w:sz w:val="24"/>
        </w:rPr>
      </w:pPr>
      <w:hyperlink w:anchor="_Toc51415519" w:history="1">
        <w:r>
          <w:rPr>
            <w:rStyle w:val="Hyperlink"/>
            <w:rFonts w:ascii="Arial" w:hAnsi="Arial" w:cs="Arial"/>
            <w:szCs w:val="28"/>
          </w:rPr>
          <w:t>8.2</w:t>
        </w:r>
        <w:r>
          <w:rPr>
            <w:sz w:val="24"/>
          </w:rPr>
          <w:tab/>
        </w:r>
        <w:r>
          <w:rPr>
            <w:rStyle w:val="Hyperlink"/>
            <w:rFonts w:ascii="Arial" w:hAnsi="Arial" w:cs="Arial"/>
            <w:szCs w:val="28"/>
          </w:rPr>
          <w:t>Data Dictionary</w:t>
        </w:r>
        <w:r>
          <w:rPr>
            <w:webHidden/>
          </w:rPr>
          <w:tab/>
        </w:r>
        <w:r>
          <w:rPr>
            <w:webHidden/>
          </w:rPr>
          <w:fldChar w:fldCharType="begin"/>
        </w:r>
        <w:r>
          <w:rPr>
            <w:webHidden/>
          </w:rPr>
          <w:instrText xml:space="preserve"> PAGEREF _Toc51415519 \h </w:instrText>
        </w:r>
        <w:r>
          <w:rPr>
            <w:webHidden/>
          </w:rPr>
          <w:fldChar w:fldCharType="separate"/>
        </w:r>
        <w:r>
          <w:rPr>
            <w:webHidden/>
          </w:rPr>
          <w:t>6</w:t>
        </w:r>
        <w:r>
          <w:rPr>
            <w:webHidden/>
          </w:rPr>
          <w:fldChar w:fldCharType="end"/>
        </w:r>
      </w:hyperlink>
    </w:p>
    <w:p w:rsidR="0065019E" w:rsidRDefault="0065019E">
      <w:pPr>
        <w:pStyle w:val="TOC3"/>
        <w:rPr>
          <w:i/>
          <w:iCs/>
          <w:sz w:val="22"/>
        </w:rPr>
      </w:pPr>
      <w:hyperlink w:anchor="_Toc51415520" w:history="1">
        <w:r>
          <w:rPr>
            <w:rStyle w:val="Hyperlink"/>
            <w:rFonts w:ascii="Arial" w:hAnsi="Arial" w:cs="Arial"/>
            <w:i/>
            <w:iCs/>
            <w:szCs w:val="28"/>
          </w:rPr>
          <w:t>8.2.1</w:t>
        </w:r>
        <w:r>
          <w:rPr>
            <w:i/>
            <w:iCs/>
            <w:sz w:val="22"/>
          </w:rPr>
          <w:tab/>
        </w:r>
        <w:r>
          <w:rPr>
            <w:rStyle w:val="Hyperlink"/>
            <w:rFonts w:ascii="Arial" w:hAnsi="Arial" w:cs="Arial"/>
            <w:i/>
            <w:iCs/>
            <w:szCs w:val="28"/>
          </w:rPr>
          <w:t>Data 1</w:t>
        </w:r>
        <w:r>
          <w:rPr>
            <w:i/>
            <w:iCs/>
            <w:webHidden/>
            <w:sz w:val="18"/>
          </w:rPr>
          <w:tab/>
        </w:r>
        <w:r>
          <w:rPr>
            <w:i/>
            <w:iCs/>
            <w:webHidden/>
            <w:sz w:val="18"/>
          </w:rPr>
          <w:fldChar w:fldCharType="begin"/>
        </w:r>
        <w:r>
          <w:rPr>
            <w:i/>
            <w:iCs/>
            <w:webHidden/>
            <w:sz w:val="18"/>
          </w:rPr>
          <w:instrText xml:space="preserve"> PAGEREF _Toc51415520 \h </w:instrText>
        </w:r>
        <w:r>
          <w:rPr>
            <w:i/>
            <w:iCs/>
            <w:sz w:val="18"/>
          </w:rPr>
        </w:r>
        <w:r>
          <w:rPr>
            <w:i/>
            <w:iCs/>
            <w:webHidden/>
            <w:sz w:val="18"/>
          </w:rPr>
          <w:fldChar w:fldCharType="separate"/>
        </w:r>
        <w:r>
          <w:rPr>
            <w:i/>
            <w:iCs/>
            <w:webHidden/>
            <w:sz w:val="18"/>
          </w:rPr>
          <w:t>6</w:t>
        </w:r>
        <w:r>
          <w:rPr>
            <w:i/>
            <w:iCs/>
            <w:webHidden/>
            <w:sz w:val="18"/>
          </w:rPr>
          <w:fldChar w:fldCharType="end"/>
        </w:r>
      </w:hyperlink>
    </w:p>
    <w:p w:rsidR="0065019E" w:rsidRDefault="0065019E">
      <w:pPr>
        <w:pStyle w:val="TOC3"/>
        <w:rPr>
          <w:i/>
          <w:iCs/>
          <w:sz w:val="22"/>
        </w:rPr>
      </w:pPr>
      <w:hyperlink w:anchor="_Toc51415521" w:history="1">
        <w:r>
          <w:rPr>
            <w:rStyle w:val="Hyperlink"/>
            <w:rFonts w:ascii="Arial" w:hAnsi="Arial" w:cs="Arial"/>
            <w:i/>
            <w:iCs/>
            <w:szCs w:val="28"/>
          </w:rPr>
          <w:t>8.2.2</w:t>
        </w:r>
        <w:r>
          <w:rPr>
            <w:i/>
            <w:iCs/>
            <w:sz w:val="22"/>
          </w:rPr>
          <w:tab/>
        </w:r>
        <w:r>
          <w:rPr>
            <w:rStyle w:val="Hyperlink"/>
            <w:rFonts w:ascii="Arial" w:hAnsi="Arial" w:cs="Arial"/>
            <w:i/>
            <w:iCs/>
            <w:szCs w:val="28"/>
          </w:rPr>
          <w:t>Data 2</w:t>
        </w:r>
        <w:r>
          <w:rPr>
            <w:i/>
            <w:iCs/>
            <w:webHidden/>
            <w:sz w:val="18"/>
          </w:rPr>
          <w:tab/>
        </w:r>
        <w:r>
          <w:rPr>
            <w:i/>
            <w:iCs/>
            <w:webHidden/>
            <w:sz w:val="18"/>
          </w:rPr>
          <w:fldChar w:fldCharType="begin"/>
        </w:r>
        <w:r>
          <w:rPr>
            <w:i/>
            <w:iCs/>
            <w:webHidden/>
            <w:sz w:val="18"/>
          </w:rPr>
          <w:instrText xml:space="preserve"> PAGEREF _Toc51415521 \h </w:instrText>
        </w:r>
        <w:r>
          <w:rPr>
            <w:i/>
            <w:iCs/>
            <w:sz w:val="18"/>
          </w:rPr>
        </w:r>
        <w:r>
          <w:rPr>
            <w:i/>
            <w:iCs/>
            <w:webHidden/>
            <w:sz w:val="18"/>
          </w:rPr>
          <w:fldChar w:fldCharType="separate"/>
        </w:r>
        <w:r>
          <w:rPr>
            <w:i/>
            <w:iCs/>
            <w:webHidden/>
            <w:sz w:val="18"/>
          </w:rPr>
          <w:t>6</w:t>
        </w:r>
        <w:r>
          <w:rPr>
            <w:i/>
            <w:iCs/>
            <w:webHidden/>
            <w:sz w:val="18"/>
          </w:rPr>
          <w:fldChar w:fldCharType="end"/>
        </w:r>
      </w:hyperlink>
    </w:p>
    <w:p w:rsidR="0065019E" w:rsidRDefault="0065019E">
      <w:pPr>
        <w:pStyle w:val="TOC3"/>
        <w:rPr>
          <w:sz w:val="24"/>
        </w:rPr>
      </w:pPr>
      <w:hyperlink w:anchor="_Toc51415522" w:history="1">
        <w:r>
          <w:rPr>
            <w:rStyle w:val="Hyperlink"/>
            <w:rFonts w:ascii="Arial" w:hAnsi="Arial" w:cs="Arial"/>
            <w:i/>
            <w:iCs/>
            <w:szCs w:val="28"/>
          </w:rPr>
          <w:t>8.2.3</w:t>
        </w:r>
        <w:r>
          <w:rPr>
            <w:i/>
            <w:iCs/>
            <w:sz w:val="22"/>
          </w:rPr>
          <w:tab/>
        </w:r>
        <w:r>
          <w:rPr>
            <w:rStyle w:val="Hyperlink"/>
            <w:rFonts w:ascii="Arial" w:hAnsi="Arial" w:cs="Arial"/>
            <w:i/>
            <w:iCs/>
            <w:szCs w:val="28"/>
          </w:rPr>
          <w:t>Data n</w:t>
        </w:r>
        <w:r>
          <w:rPr>
            <w:i/>
            <w:iCs/>
            <w:webHidden/>
            <w:sz w:val="18"/>
          </w:rPr>
          <w:tab/>
        </w:r>
        <w:r>
          <w:rPr>
            <w:i/>
            <w:iCs/>
            <w:webHidden/>
            <w:sz w:val="18"/>
          </w:rPr>
          <w:fldChar w:fldCharType="begin"/>
        </w:r>
        <w:r>
          <w:rPr>
            <w:i/>
            <w:iCs/>
            <w:webHidden/>
            <w:sz w:val="18"/>
          </w:rPr>
          <w:instrText xml:space="preserve"> PAGEREF _Toc51415522 \h </w:instrText>
        </w:r>
        <w:r>
          <w:rPr>
            <w:i/>
            <w:iCs/>
            <w:sz w:val="18"/>
          </w:rPr>
        </w:r>
        <w:r>
          <w:rPr>
            <w:i/>
            <w:iCs/>
            <w:webHidden/>
            <w:sz w:val="18"/>
          </w:rPr>
          <w:fldChar w:fldCharType="separate"/>
        </w:r>
        <w:r>
          <w:rPr>
            <w:i/>
            <w:iCs/>
            <w:webHidden/>
            <w:sz w:val="18"/>
          </w:rPr>
          <w:t>6</w:t>
        </w:r>
        <w:r>
          <w:rPr>
            <w:i/>
            <w:iCs/>
            <w:webHidden/>
            <w:sz w:val="18"/>
          </w:rPr>
          <w:fldChar w:fldCharType="end"/>
        </w:r>
      </w:hyperlink>
    </w:p>
    <w:p w:rsidR="0065019E" w:rsidRDefault="0065019E">
      <w:pPr>
        <w:pStyle w:val="TOC1"/>
        <w:tabs>
          <w:tab w:val="left" w:pos="720"/>
          <w:tab w:val="right" w:leader="dot" w:pos="9350"/>
        </w:tabs>
        <w:rPr>
          <w:b w:val="0"/>
          <w:bCs w:val="0"/>
          <w:noProof/>
        </w:rPr>
      </w:pPr>
      <w:hyperlink w:anchor="_Toc51415523" w:history="1">
        <w:r>
          <w:rPr>
            <w:rStyle w:val="Hyperlink"/>
            <w:noProof/>
          </w:rPr>
          <w:t>9.</w:t>
        </w:r>
        <w:r>
          <w:rPr>
            <w:b w:val="0"/>
            <w:bCs w:val="0"/>
            <w:noProof/>
          </w:rPr>
          <w:tab/>
        </w:r>
        <w:r>
          <w:rPr>
            <w:rStyle w:val="Hyperlink"/>
            <w:noProof/>
          </w:rPr>
          <w:t>Requirements Traceability Matrix</w:t>
        </w:r>
        <w:r>
          <w:rPr>
            <w:noProof/>
            <w:webHidden/>
          </w:rPr>
          <w:tab/>
        </w:r>
        <w:r>
          <w:rPr>
            <w:noProof/>
            <w:webHidden/>
          </w:rPr>
          <w:fldChar w:fldCharType="begin"/>
        </w:r>
        <w:r>
          <w:rPr>
            <w:noProof/>
            <w:webHidden/>
          </w:rPr>
          <w:instrText xml:space="preserve"> PAGEREF _Toc51415523 \h </w:instrText>
        </w:r>
        <w:r>
          <w:rPr>
            <w:noProof/>
          </w:rPr>
        </w:r>
        <w:r>
          <w:rPr>
            <w:noProof/>
            <w:webHidden/>
          </w:rPr>
          <w:fldChar w:fldCharType="separate"/>
        </w:r>
        <w:r>
          <w:rPr>
            <w:noProof/>
            <w:webHidden/>
          </w:rPr>
          <w:t>7</w:t>
        </w:r>
        <w:r>
          <w:rPr>
            <w:noProof/>
            <w:webHidden/>
          </w:rPr>
          <w:fldChar w:fldCharType="end"/>
        </w:r>
      </w:hyperlink>
    </w:p>
    <w:p w:rsidR="0065019E" w:rsidRDefault="0065019E">
      <w:pPr>
        <w:pStyle w:val="TOC1"/>
        <w:tabs>
          <w:tab w:val="left" w:pos="720"/>
          <w:tab w:val="right" w:leader="dot" w:pos="9350"/>
        </w:tabs>
        <w:rPr>
          <w:b w:val="0"/>
          <w:bCs w:val="0"/>
          <w:noProof/>
        </w:rPr>
      </w:pPr>
      <w:hyperlink w:anchor="_Toc51415524" w:history="1">
        <w:r>
          <w:rPr>
            <w:rStyle w:val="Hyperlink"/>
            <w:noProof/>
          </w:rPr>
          <w:t>10.</w:t>
        </w:r>
        <w:r>
          <w:rPr>
            <w:b w:val="0"/>
            <w:bCs w:val="0"/>
            <w:noProof/>
          </w:rPr>
          <w:tab/>
        </w:r>
        <w:r>
          <w:rPr>
            <w:rStyle w:val="Hyperlink"/>
            <w:noProof/>
          </w:rPr>
          <w:t>Risk Analysis</w:t>
        </w:r>
        <w:r>
          <w:rPr>
            <w:noProof/>
            <w:webHidden/>
          </w:rPr>
          <w:tab/>
        </w:r>
        <w:r>
          <w:rPr>
            <w:noProof/>
            <w:webHidden/>
          </w:rPr>
          <w:fldChar w:fldCharType="begin"/>
        </w:r>
        <w:r>
          <w:rPr>
            <w:noProof/>
            <w:webHidden/>
          </w:rPr>
          <w:instrText xml:space="preserve"> PAGEREF _Toc51415524 \h </w:instrText>
        </w:r>
        <w:r>
          <w:rPr>
            <w:noProof/>
          </w:rPr>
        </w:r>
        <w:r>
          <w:rPr>
            <w:noProof/>
            <w:webHidden/>
          </w:rPr>
          <w:fldChar w:fldCharType="separate"/>
        </w:r>
        <w:r>
          <w:rPr>
            <w:noProof/>
            <w:webHidden/>
          </w:rPr>
          <w:t>8</w:t>
        </w:r>
        <w:r>
          <w:rPr>
            <w:noProof/>
            <w:webHidden/>
          </w:rPr>
          <w:fldChar w:fldCharType="end"/>
        </w:r>
      </w:hyperlink>
    </w:p>
    <w:p w:rsidR="0065019E" w:rsidRDefault="0065019E">
      <w:pPr>
        <w:pStyle w:val="TOC1"/>
        <w:tabs>
          <w:tab w:val="left" w:pos="720"/>
          <w:tab w:val="right" w:leader="dot" w:pos="9350"/>
        </w:tabs>
        <w:rPr>
          <w:b w:val="0"/>
          <w:bCs w:val="0"/>
          <w:noProof/>
        </w:rPr>
      </w:pPr>
      <w:hyperlink w:anchor="_Toc51415525" w:history="1">
        <w:r>
          <w:rPr>
            <w:rStyle w:val="Hyperlink"/>
            <w:noProof/>
          </w:rPr>
          <w:t>11.</w:t>
        </w:r>
        <w:r>
          <w:rPr>
            <w:b w:val="0"/>
            <w:bCs w:val="0"/>
            <w:noProof/>
          </w:rPr>
          <w:tab/>
        </w:r>
        <w:r>
          <w:rPr>
            <w:rStyle w:val="Hyperlink"/>
            <w:noProof/>
          </w:rPr>
          <w:t>Cost Estimation Sheet</w:t>
        </w:r>
        <w:r>
          <w:rPr>
            <w:noProof/>
            <w:webHidden/>
          </w:rPr>
          <w:tab/>
        </w:r>
        <w:r>
          <w:rPr>
            <w:noProof/>
            <w:webHidden/>
          </w:rPr>
          <w:fldChar w:fldCharType="begin"/>
        </w:r>
        <w:r>
          <w:rPr>
            <w:noProof/>
            <w:webHidden/>
          </w:rPr>
          <w:instrText xml:space="preserve"> PAGEREF _Toc51415525 \h </w:instrText>
        </w:r>
        <w:r>
          <w:rPr>
            <w:noProof/>
          </w:rPr>
        </w:r>
        <w:r>
          <w:rPr>
            <w:noProof/>
            <w:webHidden/>
          </w:rPr>
          <w:fldChar w:fldCharType="separate"/>
        </w:r>
        <w:r>
          <w:rPr>
            <w:noProof/>
            <w:webHidden/>
          </w:rPr>
          <w:t>8</w:t>
        </w:r>
        <w:r>
          <w:rPr>
            <w:noProof/>
            <w:webHidden/>
          </w:rPr>
          <w:fldChar w:fldCharType="end"/>
        </w:r>
      </w:hyperlink>
    </w:p>
    <w:p w:rsidR="0065019E" w:rsidRDefault="0065019E">
      <w:pPr>
        <w:pStyle w:val="TOC1"/>
        <w:tabs>
          <w:tab w:val="left" w:pos="720"/>
          <w:tab w:val="right" w:leader="dot" w:pos="9350"/>
        </w:tabs>
        <w:rPr>
          <w:b w:val="0"/>
          <w:bCs w:val="0"/>
          <w:noProof/>
        </w:rPr>
      </w:pPr>
      <w:hyperlink w:anchor="_Toc51415526" w:history="1">
        <w:r>
          <w:rPr>
            <w:rStyle w:val="Hyperlink"/>
            <w:noProof/>
          </w:rPr>
          <w:t>12.</w:t>
        </w:r>
        <w:r>
          <w:rPr>
            <w:b w:val="0"/>
            <w:bCs w:val="0"/>
            <w:noProof/>
          </w:rPr>
          <w:tab/>
        </w:r>
        <w:r>
          <w:rPr>
            <w:rStyle w:val="Hyperlink"/>
            <w:noProof/>
          </w:rPr>
          <w:t>References</w:t>
        </w:r>
        <w:r>
          <w:rPr>
            <w:noProof/>
            <w:webHidden/>
          </w:rPr>
          <w:tab/>
        </w:r>
        <w:r>
          <w:rPr>
            <w:noProof/>
            <w:webHidden/>
          </w:rPr>
          <w:fldChar w:fldCharType="begin"/>
        </w:r>
        <w:r>
          <w:rPr>
            <w:noProof/>
            <w:webHidden/>
          </w:rPr>
          <w:instrText xml:space="preserve"> PAGEREF _Toc51415526 \h </w:instrText>
        </w:r>
        <w:r>
          <w:rPr>
            <w:noProof/>
          </w:rPr>
        </w:r>
        <w:r>
          <w:rPr>
            <w:noProof/>
            <w:webHidden/>
          </w:rPr>
          <w:fldChar w:fldCharType="separate"/>
        </w:r>
        <w:r>
          <w:rPr>
            <w:noProof/>
            <w:webHidden/>
          </w:rPr>
          <w:t>8</w:t>
        </w:r>
        <w:r>
          <w:rPr>
            <w:noProof/>
            <w:webHidden/>
          </w:rPr>
          <w:fldChar w:fldCharType="end"/>
        </w:r>
      </w:hyperlink>
    </w:p>
    <w:p w:rsidR="0065019E" w:rsidRDefault="0065019E">
      <w:pPr>
        <w:pStyle w:val="TOC1"/>
        <w:tabs>
          <w:tab w:val="left" w:pos="720"/>
          <w:tab w:val="right" w:leader="dot" w:pos="9350"/>
        </w:tabs>
        <w:rPr>
          <w:b w:val="0"/>
          <w:bCs w:val="0"/>
          <w:noProof/>
        </w:rPr>
      </w:pPr>
      <w:hyperlink w:anchor="_Toc51415527" w:history="1">
        <w:r>
          <w:rPr>
            <w:rStyle w:val="Hyperlink"/>
            <w:noProof/>
          </w:rPr>
          <w:t>13.</w:t>
        </w:r>
        <w:r>
          <w:rPr>
            <w:b w:val="0"/>
            <w:bCs w:val="0"/>
            <w:noProof/>
          </w:rPr>
          <w:tab/>
        </w:r>
        <w:r>
          <w:rPr>
            <w:rStyle w:val="Hyperlink"/>
            <w:noProof/>
          </w:rPr>
          <w:t>Appendices</w:t>
        </w:r>
        <w:r>
          <w:rPr>
            <w:noProof/>
            <w:webHidden/>
          </w:rPr>
          <w:tab/>
        </w:r>
        <w:r>
          <w:rPr>
            <w:noProof/>
            <w:webHidden/>
          </w:rPr>
          <w:fldChar w:fldCharType="begin"/>
        </w:r>
        <w:r>
          <w:rPr>
            <w:noProof/>
            <w:webHidden/>
          </w:rPr>
          <w:instrText xml:space="preserve"> PAGEREF _Toc51415527 \h </w:instrText>
        </w:r>
        <w:r>
          <w:rPr>
            <w:noProof/>
          </w:rPr>
        </w:r>
        <w:r>
          <w:rPr>
            <w:noProof/>
            <w:webHidden/>
          </w:rPr>
          <w:fldChar w:fldCharType="separate"/>
        </w:r>
        <w:r>
          <w:rPr>
            <w:noProof/>
            <w:webHidden/>
          </w:rPr>
          <w:t>9</w:t>
        </w:r>
        <w:r>
          <w:rPr>
            <w:noProof/>
            <w:webHidden/>
          </w:rPr>
          <w:fldChar w:fldCharType="end"/>
        </w:r>
      </w:hyperlink>
    </w:p>
    <w:p w:rsidR="0065019E" w:rsidRDefault="0065019E">
      <w:pPr>
        <w:pStyle w:val="TOC1"/>
      </w:pPr>
      <w:r>
        <w:rPr>
          <w:b w:val="0"/>
          <w:sz w:val="26"/>
        </w:rPr>
        <w:fldChar w:fldCharType="end"/>
      </w:r>
      <w:ins w:id="32" w:author="Farrukh Saleem" w:date="2002-04-01T11:17:00Z">
        <w:del w:id="33" w:author="Maryum Zaidi" w:date="2002-04-04T17:29:00Z">
          <w:r>
            <w:br/>
          </w:r>
        </w:del>
      </w:ins>
      <w:bookmarkStart w:id="34" w:name="_Toc534602073"/>
      <w:bookmarkStart w:id="35" w:name="_Toc534602228"/>
      <w:bookmarkEnd w:id="31"/>
    </w:p>
    <w:p w:rsidR="0065019E" w:rsidRDefault="0065019E" w:rsidP="0065019E">
      <w:pPr>
        <w:pStyle w:val="Heading1"/>
        <w:numPr>
          <w:ilvl w:val="0"/>
          <w:numId w:val="11"/>
        </w:numPr>
      </w:pPr>
      <w:bookmarkStart w:id="36" w:name="_Toc534602076"/>
      <w:bookmarkStart w:id="37" w:name="_Toc534602231"/>
      <w:bookmarkStart w:id="38" w:name="_Toc51415498"/>
      <w:bookmarkEnd w:id="34"/>
      <w:bookmarkEnd w:id="35"/>
      <w:r>
        <w:t>Introduction</w:t>
      </w:r>
      <w:bookmarkEnd w:id="36"/>
      <w:bookmarkEnd w:id="37"/>
      <w:bookmarkEnd w:id="38"/>
    </w:p>
    <w:p w:rsidR="0065019E" w:rsidRDefault="0065019E">
      <w:pPr>
        <w:jc w:val="both"/>
        <w:rPr>
          <w:sz w:val="20"/>
        </w:rPr>
      </w:pPr>
      <w:bookmarkStart w:id="39" w:name="_Toc534602077"/>
      <w:bookmarkStart w:id="40" w:name="_Toc534602232"/>
    </w:p>
    <w:p w:rsidR="0065019E" w:rsidRDefault="0065019E" w:rsidP="0065019E">
      <w:pPr>
        <w:pStyle w:val="H2"/>
        <w:numPr>
          <w:ilvl w:val="1"/>
          <w:numId w:val="9"/>
        </w:numPr>
        <w:jc w:val="both"/>
        <w:rPr>
          <w:rFonts w:ascii="Arial" w:hAnsi="Arial" w:cs="Arial"/>
          <w:sz w:val="24"/>
        </w:rPr>
      </w:pPr>
      <w:bookmarkStart w:id="41" w:name="_Toc51415499"/>
      <w:r>
        <w:rPr>
          <w:rFonts w:ascii="Arial" w:hAnsi="Arial" w:cs="Arial"/>
          <w:sz w:val="24"/>
        </w:rPr>
        <w:t>Purpose of Document</w:t>
      </w:r>
      <w:bookmarkEnd w:id="41"/>
      <w:r>
        <w:rPr>
          <w:rFonts w:ascii="Arial" w:hAnsi="Arial" w:cs="Arial"/>
          <w:sz w:val="24"/>
        </w:rPr>
        <w:t xml:space="preserve"> </w:t>
      </w:r>
    </w:p>
    <w:p w:rsidR="0065019E" w:rsidRDefault="0065019E">
      <w:pPr>
        <w:ind w:left="390"/>
        <w:jc w:val="both"/>
        <w:rPr>
          <w:i/>
          <w:sz w:val="20"/>
        </w:rPr>
      </w:pPr>
      <w:r>
        <w:rPr>
          <w:i/>
          <w:sz w:val="20"/>
        </w:rPr>
        <w:lastRenderedPageBreak/>
        <w:t>Purpose of functional specification</w:t>
      </w:r>
      <w:r w:rsidRPr="004E1978">
        <w:rPr>
          <w:i/>
          <w:sz w:val="20"/>
        </w:rPr>
        <w:t xml:space="preserve"> document is to facilitate the ease in maintenance of the project so that if anyone else has to do a same project or we have to change any specifications, we will first go through the design specification document. Intended audience of document is the project team and project managers who have to deal with structure and behavior of project. We will use object-oriented approach for this project</w:t>
      </w:r>
      <w:proofErr w:type="gramStart"/>
      <w:r w:rsidRPr="004E1978">
        <w:rPr>
          <w:i/>
          <w:sz w:val="20"/>
        </w:rPr>
        <w:t>.</w:t>
      </w:r>
      <w:r>
        <w:rPr>
          <w:i/>
          <w:sz w:val="20"/>
        </w:rPr>
        <w:t>.</w:t>
      </w:r>
      <w:proofErr w:type="gramEnd"/>
      <w:r>
        <w:rPr>
          <w:i/>
          <w:sz w:val="20"/>
        </w:rPr>
        <w:t xml:space="preserve"> </w:t>
      </w:r>
      <w:bookmarkEnd w:id="39"/>
      <w:bookmarkEnd w:id="40"/>
    </w:p>
    <w:p w:rsidR="0065019E" w:rsidRDefault="0065019E">
      <w:pPr>
        <w:jc w:val="both"/>
        <w:rPr>
          <w:sz w:val="16"/>
        </w:rPr>
      </w:pPr>
    </w:p>
    <w:p w:rsidR="0065019E" w:rsidRDefault="0065019E" w:rsidP="0065019E">
      <w:pPr>
        <w:pStyle w:val="H2"/>
        <w:numPr>
          <w:ilvl w:val="1"/>
          <w:numId w:val="9"/>
        </w:numPr>
        <w:jc w:val="both"/>
        <w:rPr>
          <w:rFonts w:ascii="Arial" w:hAnsi="Arial" w:cs="Arial"/>
          <w:sz w:val="24"/>
        </w:rPr>
      </w:pPr>
      <w:bookmarkStart w:id="42" w:name="_Toc534602078"/>
      <w:bookmarkStart w:id="43" w:name="_Toc534602233"/>
      <w:bookmarkStart w:id="44" w:name="_Toc51415500"/>
      <w:r>
        <w:rPr>
          <w:rFonts w:ascii="Arial" w:hAnsi="Arial" w:cs="Arial"/>
          <w:sz w:val="24"/>
        </w:rPr>
        <w:t>Project Overview</w:t>
      </w:r>
      <w:bookmarkEnd w:id="44"/>
    </w:p>
    <w:p w:rsidR="0065019E" w:rsidRDefault="0065019E" w:rsidP="004E1978">
      <w:pPr>
        <w:pStyle w:val="H2"/>
        <w:ind w:left="360"/>
        <w:jc w:val="both"/>
        <w:rPr>
          <w:b w:val="0"/>
        </w:rPr>
      </w:pPr>
      <w:bookmarkStart w:id="45" w:name="_Toc51415501"/>
      <w:r w:rsidRPr="004E1978">
        <w:rPr>
          <w:b w:val="0"/>
          <w:i/>
          <w:iCs/>
          <w:color w:val="000000"/>
          <w:sz w:val="20"/>
          <w:szCs w:val="20"/>
        </w:rPr>
        <w:t>Crop guider project is a web-based project which will enable its users to get an idea about the investment and return of investment of six crops in district Sargodha. It will give a complete pathway to its users about the complete lifecycle of a crop and its storage. The website will be very easy to use because of its simple UI. The goal of the above-mentioned project is to give awareness to farmers of Sargodha about six different crops and persuade them to grow the crops that will benefit them monetarily. The website will benefit its users as they will be able to think about different options for the cultivation of different crops. Users will be able to select the best option to get more production and profit.</w:t>
      </w:r>
      <w:bookmarkEnd w:id="42"/>
      <w:bookmarkEnd w:id="43"/>
      <w:bookmarkEnd w:id="45"/>
      <w:r w:rsidRPr="004E1978">
        <w:rPr>
          <w:b w:val="0"/>
        </w:rPr>
        <w:t xml:space="preserve"> </w:t>
      </w:r>
    </w:p>
    <w:p w:rsidR="0065019E" w:rsidRPr="004E1978" w:rsidRDefault="0065019E" w:rsidP="0065019E">
      <w:pPr>
        <w:pStyle w:val="H2"/>
        <w:numPr>
          <w:ilvl w:val="1"/>
          <w:numId w:val="9"/>
        </w:numPr>
        <w:jc w:val="both"/>
        <w:rPr>
          <w:rFonts w:ascii="Arial" w:hAnsi="Arial" w:cs="Arial"/>
          <w:bCs/>
          <w:color w:val="000000"/>
        </w:rPr>
      </w:pPr>
      <w:r>
        <w:rPr>
          <w:rFonts w:ascii="Arial" w:hAnsi="Arial" w:cs="Arial"/>
          <w:bCs/>
          <w:color w:val="000000"/>
        </w:rPr>
        <w:t xml:space="preserve"> </w:t>
      </w:r>
      <w:r w:rsidRPr="004E1978">
        <w:rPr>
          <w:rFonts w:ascii="Arial" w:hAnsi="Arial" w:cs="Arial"/>
          <w:sz w:val="24"/>
        </w:rPr>
        <w:t>Scope</w:t>
      </w:r>
    </w:p>
    <w:p w:rsidR="0065019E" w:rsidRPr="004E1978" w:rsidRDefault="0065019E" w:rsidP="004E1978">
      <w:pPr>
        <w:ind w:left="390"/>
        <w:jc w:val="both"/>
      </w:pPr>
      <w:r w:rsidRPr="004E1978">
        <w:rPr>
          <w:i/>
          <w:iCs/>
          <w:color w:val="000000"/>
          <w:sz w:val="20"/>
          <w:szCs w:val="20"/>
        </w:rPr>
        <w:t>The website of Crop Guider will cover all the necessary information about crops of maize, rice, wheat, sugar, cane mustard, and cotton. Other crops are beyond the scope of the project. The District of Sargodha is the area under the scope of the project. There are seven tehsils in Sargodha that will be under discussion accordingly.</w:t>
      </w:r>
    </w:p>
    <w:p w:rsidR="0065019E" w:rsidRPr="004E1978" w:rsidRDefault="0065019E" w:rsidP="004E1978">
      <w:pPr>
        <w:pStyle w:val="H2"/>
        <w:ind w:left="360"/>
        <w:jc w:val="both"/>
        <w:rPr>
          <w:b w:val="0"/>
        </w:rPr>
      </w:pPr>
    </w:p>
    <w:p w:rsidR="0065019E" w:rsidRDefault="0065019E" w:rsidP="0065019E">
      <w:pPr>
        <w:pStyle w:val="Heading1"/>
        <w:numPr>
          <w:ilvl w:val="0"/>
          <w:numId w:val="11"/>
        </w:numPr>
      </w:pPr>
      <w:bookmarkStart w:id="46" w:name="_Toc51411557"/>
      <w:bookmarkStart w:id="47" w:name="_Toc51415502"/>
      <w:r>
        <w:t>Functional Requirements</w:t>
      </w:r>
      <w:bookmarkEnd w:id="46"/>
      <w:bookmarkEnd w:id="47"/>
    </w:p>
    <w:p w:rsidR="0065019E" w:rsidRPr="004E1978" w:rsidRDefault="0065019E" w:rsidP="004E1978">
      <w:pPr>
        <w:spacing w:after="120"/>
        <w:jc w:val="both"/>
      </w:pPr>
      <w:proofErr w:type="gramStart"/>
      <w:r w:rsidRPr="004E1978">
        <w:rPr>
          <w:rFonts w:ascii="Arial" w:hAnsi="Arial" w:cs="Arial"/>
          <w:b/>
          <w:bCs/>
          <w:i/>
          <w:iCs/>
          <w:color w:val="000000"/>
          <w:sz w:val="20"/>
          <w:szCs w:val="20"/>
        </w:rPr>
        <w:t>Register()</w:t>
      </w:r>
      <w:proofErr w:type="gramEnd"/>
    </w:p>
    <w:p w:rsidR="0065019E" w:rsidRPr="004E1978" w:rsidRDefault="0065019E" w:rsidP="004E1978">
      <w:pPr>
        <w:spacing w:after="120"/>
        <w:jc w:val="both"/>
      </w:pPr>
      <w:r w:rsidRPr="004E1978">
        <w:rPr>
          <w:rFonts w:ascii="Arial" w:hAnsi="Arial" w:cs="Arial"/>
          <w:b/>
          <w:bCs/>
          <w:i/>
          <w:iCs/>
          <w:color w:val="000000"/>
          <w:sz w:val="20"/>
          <w:szCs w:val="20"/>
        </w:rPr>
        <w:tab/>
      </w:r>
      <w:r w:rsidRPr="004E1978">
        <w:rPr>
          <w:rFonts w:ascii="Arial" w:hAnsi="Arial" w:cs="Arial"/>
          <w:i/>
          <w:iCs/>
          <w:color w:val="000000"/>
          <w:sz w:val="20"/>
          <w:szCs w:val="20"/>
        </w:rPr>
        <w:t>The user will create his account on the website to get desired information. </w:t>
      </w:r>
    </w:p>
    <w:p w:rsidR="0065019E" w:rsidRPr="004E1978" w:rsidRDefault="0065019E" w:rsidP="004E1978">
      <w:pPr>
        <w:spacing w:after="120"/>
        <w:jc w:val="both"/>
      </w:pPr>
      <w:proofErr w:type="gramStart"/>
      <w:r w:rsidRPr="004E1978">
        <w:rPr>
          <w:rFonts w:ascii="Arial" w:hAnsi="Arial" w:cs="Arial"/>
          <w:b/>
          <w:bCs/>
          <w:i/>
          <w:iCs/>
          <w:color w:val="000000"/>
          <w:sz w:val="20"/>
          <w:szCs w:val="20"/>
        </w:rPr>
        <w:t>Login()</w:t>
      </w:r>
      <w:proofErr w:type="gramEnd"/>
    </w:p>
    <w:p w:rsidR="0065019E" w:rsidRPr="004E1978" w:rsidRDefault="0065019E" w:rsidP="004E1978">
      <w:pPr>
        <w:spacing w:after="120"/>
        <w:jc w:val="both"/>
      </w:pPr>
      <w:r w:rsidRPr="004E1978">
        <w:rPr>
          <w:rFonts w:ascii="Arial" w:hAnsi="Arial" w:cs="Arial"/>
          <w:b/>
          <w:bCs/>
          <w:i/>
          <w:iCs/>
          <w:color w:val="000000"/>
          <w:sz w:val="20"/>
          <w:szCs w:val="20"/>
        </w:rPr>
        <w:tab/>
      </w:r>
      <w:r w:rsidRPr="004E1978">
        <w:rPr>
          <w:rFonts w:ascii="Arial" w:hAnsi="Arial" w:cs="Arial"/>
          <w:i/>
          <w:iCs/>
          <w:color w:val="000000"/>
          <w:sz w:val="20"/>
          <w:szCs w:val="20"/>
        </w:rPr>
        <w:t>The registered users will have to log in before seeing the information about a website.</w:t>
      </w:r>
    </w:p>
    <w:p w:rsidR="0065019E" w:rsidRPr="004E1978" w:rsidRDefault="0065019E" w:rsidP="004E1978">
      <w:pPr>
        <w:spacing w:after="120"/>
        <w:jc w:val="both"/>
      </w:pPr>
      <w:proofErr w:type="spellStart"/>
      <w:proofErr w:type="gramStart"/>
      <w:r w:rsidRPr="004E1978">
        <w:rPr>
          <w:rFonts w:ascii="Arial" w:hAnsi="Arial" w:cs="Arial"/>
          <w:b/>
          <w:bCs/>
          <w:i/>
          <w:iCs/>
          <w:color w:val="000000"/>
          <w:sz w:val="20"/>
          <w:szCs w:val="20"/>
        </w:rPr>
        <w:t>AddCrop</w:t>
      </w:r>
      <w:proofErr w:type="spellEnd"/>
      <w:r w:rsidRPr="004E1978">
        <w:rPr>
          <w:rFonts w:ascii="Arial" w:hAnsi="Arial" w:cs="Arial"/>
          <w:b/>
          <w:bCs/>
          <w:i/>
          <w:iCs/>
          <w:color w:val="000000"/>
          <w:sz w:val="20"/>
          <w:szCs w:val="20"/>
        </w:rPr>
        <w:t>()</w:t>
      </w:r>
      <w:proofErr w:type="gramEnd"/>
    </w:p>
    <w:p w:rsidR="0065019E" w:rsidRPr="004E1978" w:rsidRDefault="0065019E" w:rsidP="004E1978">
      <w:pPr>
        <w:spacing w:after="120"/>
        <w:jc w:val="both"/>
      </w:pPr>
      <w:r w:rsidRPr="004E1978">
        <w:rPr>
          <w:rFonts w:ascii="Arial" w:hAnsi="Arial" w:cs="Arial"/>
          <w:i/>
          <w:iCs/>
          <w:color w:val="000000"/>
          <w:sz w:val="20"/>
          <w:szCs w:val="20"/>
        </w:rPr>
        <w:tab/>
        <w:t>The administrator can add a crop and give all the related information about that particular crop. </w:t>
      </w:r>
    </w:p>
    <w:p w:rsidR="0065019E" w:rsidRPr="004E1978" w:rsidRDefault="0065019E" w:rsidP="004E1978">
      <w:pPr>
        <w:spacing w:after="120"/>
        <w:jc w:val="both"/>
      </w:pPr>
      <w:proofErr w:type="spellStart"/>
      <w:proofErr w:type="gramStart"/>
      <w:r w:rsidRPr="004E1978">
        <w:rPr>
          <w:rFonts w:ascii="Arial" w:hAnsi="Arial" w:cs="Arial"/>
          <w:b/>
          <w:bCs/>
          <w:i/>
          <w:iCs/>
          <w:color w:val="000000"/>
          <w:sz w:val="20"/>
          <w:szCs w:val="20"/>
        </w:rPr>
        <w:t>DeleteCrop</w:t>
      </w:r>
      <w:proofErr w:type="spellEnd"/>
      <w:r w:rsidRPr="004E1978">
        <w:rPr>
          <w:rFonts w:ascii="Arial" w:hAnsi="Arial" w:cs="Arial"/>
          <w:b/>
          <w:bCs/>
          <w:i/>
          <w:iCs/>
          <w:color w:val="000000"/>
          <w:sz w:val="20"/>
          <w:szCs w:val="20"/>
        </w:rPr>
        <w:t>()</w:t>
      </w:r>
      <w:proofErr w:type="gramEnd"/>
    </w:p>
    <w:p w:rsidR="0065019E" w:rsidRPr="004E1978" w:rsidRDefault="0065019E" w:rsidP="004E1978">
      <w:pPr>
        <w:spacing w:after="120"/>
        <w:jc w:val="both"/>
      </w:pPr>
      <w:r w:rsidRPr="004E1978">
        <w:rPr>
          <w:rFonts w:ascii="Arial" w:hAnsi="Arial" w:cs="Arial"/>
          <w:b/>
          <w:bCs/>
          <w:i/>
          <w:iCs/>
          <w:color w:val="000000"/>
          <w:sz w:val="20"/>
          <w:szCs w:val="20"/>
        </w:rPr>
        <w:tab/>
      </w:r>
      <w:r w:rsidRPr="004E1978">
        <w:rPr>
          <w:rFonts w:ascii="Arial" w:hAnsi="Arial" w:cs="Arial"/>
          <w:i/>
          <w:iCs/>
          <w:color w:val="000000"/>
          <w:sz w:val="20"/>
          <w:szCs w:val="20"/>
        </w:rPr>
        <w:t>The administrator can delete any crop that already exists in the system. This will delete all the related information about that crop.</w:t>
      </w:r>
    </w:p>
    <w:p w:rsidR="0065019E" w:rsidRPr="004E1978" w:rsidRDefault="0065019E" w:rsidP="004E1978">
      <w:pPr>
        <w:spacing w:after="120"/>
        <w:jc w:val="both"/>
      </w:pPr>
      <w:proofErr w:type="spellStart"/>
      <w:proofErr w:type="gramStart"/>
      <w:r w:rsidRPr="004E1978">
        <w:rPr>
          <w:rFonts w:ascii="Arial" w:hAnsi="Arial" w:cs="Arial"/>
          <w:b/>
          <w:bCs/>
          <w:i/>
          <w:iCs/>
          <w:color w:val="000000"/>
          <w:sz w:val="20"/>
          <w:szCs w:val="20"/>
        </w:rPr>
        <w:t>EditCrop</w:t>
      </w:r>
      <w:proofErr w:type="spellEnd"/>
      <w:r w:rsidRPr="004E1978">
        <w:rPr>
          <w:rFonts w:ascii="Arial" w:hAnsi="Arial" w:cs="Arial"/>
          <w:b/>
          <w:bCs/>
          <w:i/>
          <w:iCs/>
          <w:color w:val="000000"/>
          <w:sz w:val="20"/>
          <w:szCs w:val="20"/>
        </w:rPr>
        <w:t>()</w:t>
      </w:r>
      <w:proofErr w:type="gramEnd"/>
    </w:p>
    <w:p w:rsidR="0065019E" w:rsidRPr="004E1978" w:rsidRDefault="0065019E" w:rsidP="004E1978">
      <w:pPr>
        <w:spacing w:after="120"/>
        <w:jc w:val="both"/>
      </w:pPr>
      <w:r w:rsidRPr="004E1978">
        <w:rPr>
          <w:rFonts w:ascii="Arial" w:hAnsi="Arial" w:cs="Arial"/>
          <w:b/>
          <w:bCs/>
          <w:i/>
          <w:iCs/>
          <w:color w:val="000000"/>
          <w:sz w:val="20"/>
          <w:szCs w:val="20"/>
        </w:rPr>
        <w:tab/>
      </w:r>
      <w:r w:rsidRPr="004E1978">
        <w:rPr>
          <w:rFonts w:ascii="Arial" w:hAnsi="Arial" w:cs="Arial"/>
          <w:i/>
          <w:iCs/>
          <w:color w:val="000000"/>
          <w:sz w:val="20"/>
          <w:szCs w:val="20"/>
        </w:rPr>
        <w:t>The admin can edit any information about a crop that already exists on the website.</w:t>
      </w:r>
    </w:p>
    <w:p w:rsidR="0065019E" w:rsidRPr="004E1978" w:rsidRDefault="0065019E" w:rsidP="004E1978">
      <w:pPr>
        <w:spacing w:after="120"/>
        <w:jc w:val="both"/>
      </w:pPr>
      <w:proofErr w:type="spellStart"/>
      <w:proofErr w:type="gramStart"/>
      <w:r w:rsidRPr="004E1978">
        <w:rPr>
          <w:rFonts w:ascii="Arial" w:hAnsi="Arial" w:cs="Arial"/>
          <w:b/>
          <w:bCs/>
          <w:i/>
          <w:iCs/>
          <w:color w:val="000000"/>
          <w:sz w:val="20"/>
          <w:szCs w:val="20"/>
        </w:rPr>
        <w:t>AddCropInfo</w:t>
      </w:r>
      <w:proofErr w:type="spellEnd"/>
      <w:r w:rsidRPr="004E1978">
        <w:rPr>
          <w:rFonts w:ascii="Arial" w:hAnsi="Arial" w:cs="Arial"/>
          <w:b/>
          <w:bCs/>
          <w:i/>
          <w:iCs/>
          <w:color w:val="000000"/>
          <w:sz w:val="20"/>
          <w:szCs w:val="20"/>
        </w:rPr>
        <w:t>()</w:t>
      </w:r>
      <w:proofErr w:type="gramEnd"/>
    </w:p>
    <w:p w:rsidR="0065019E" w:rsidRPr="004E1978" w:rsidRDefault="0065019E" w:rsidP="004E1978">
      <w:pPr>
        <w:spacing w:after="120"/>
        <w:jc w:val="both"/>
      </w:pPr>
      <w:r w:rsidRPr="004E1978">
        <w:rPr>
          <w:rFonts w:ascii="Arial" w:hAnsi="Arial" w:cs="Arial"/>
          <w:b/>
          <w:bCs/>
          <w:i/>
          <w:iCs/>
          <w:color w:val="000000"/>
          <w:sz w:val="20"/>
          <w:szCs w:val="20"/>
        </w:rPr>
        <w:tab/>
      </w:r>
      <w:r w:rsidRPr="004E1978">
        <w:rPr>
          <w:rFonts w:ascii="Arial" w:hAnsi="Arial" w:cs="Arial"/>
          <w:i/>
          <w:iCs/>
          <w:color w:val="000000"/>
          <w:sz w:val="20"/>
          <w:szCs w:val="20"/>
        </w:rPr>
        <w:t>The admin will be able to add any new information about a crop.</w:t>
      </w:r>
    </w:p>
    <w:p w:rsidR="0065019E" w:rsidRPr="004E1978" w:rsidRDefault="0065019E" w:rsidP="004E1978">
      <w:pPr>
        <w:spacing w:after="120"/>
        <w:jc w:val="both"/>
      </w:pPr>
      <w:proofErr w:type="spellStart"/>
      <w:proofErr w:type="gramStart"/>
      <w:r w:rsidRPr="004E1978">
        <w:rPr>
          <w:rFonts w:ascii="Arial" w:hAnsi="Arial" w:cs="Arial"/>
          <w:b/>
          <w:bCs/>
          <w:i/>
          <w:iCs/>
          <w:color w:val="000000"/>
          <w:sz w:val="20"/>
          <w:szCs w:val="20"/>
        </w:rPr>
        <w:t>PredictRain</w:t>
      </w:r>
      <w:proofErr w:type="spellEnd"/>
      <w:r w:rsidRPr="004E1978">
        <w:rPr>
          <w:rFonts w:ascii="Arial" w:hAnsi="Arial" w:cs="Arial"/>
          <w:b/>
          <w:bCs/>
          <w:i/>
          <w:iCs/>
          <w:color w:val="000000"/>
          <w:sz w:val="20"/>
          <w:szCs w:val="20"/>
        </w:rPr>
        <w:t>()</w:t>
      </w:r>
      <w:proofErr w:type="gramEnd"/>
    </w:p>
    <w:p w:rsidR="0065019E" w:rsidRPr="004E1978" w:rsidRDefault="0065019E" w:rsidP="004E1978">
      <w:pPr>
        <w:spacing w:after="120"/>
        <w:jc w:val="both"/>
      </w:pPr>
      <w:r w:rsidRPr="004E1978">
        <w:rPr>
          <w:rFonts w:ascii="Arial" w:hAnsi="Arial" w:cs="Arial"/>
          <w:b/>
          <w:bCs/>
          <w:i/>
          <w:iCs/>
          <w:color w:val="000000"/>
          <w:sz w:val="20"/>
          <w:szCs w:val="20"/>
        </w:rPr>
        <w:tab/>
      </w:r>
      <w:r w:rsidRPr="004E1978">
        <w:rPr>
          <w:rFonts w:ascii="Arial" w:hAnsi="Arial" w:cs="Arial"/>
          <w:i/>
          <w:iCs/>
          <w:color w:val="000000"/>
          <w:sz w:val="20"/>
          <w:szCs w:val="20"/>
        </w:rPr>
        <w:t>The system will predict the rainfall in the area so that farmers can sow and water their crops accordingly.</w:t>
      </w:r>
    </w:p>
    <w:p w:rsidR="0065019E" w:rsidRPr="004E1978" w:rsidRDefault="0065019E" w:rsidP="004E1978">
      <w:pPr>
        <w:spacing w:after="120"/>
        <w:jc w:val="both"/>
      </w:pPr>
      <w:proofErr w:type="spellStart"/>
      <w:proofErr w:type="gramStart"/>
      <w:r w:rsidRPr="004E1978">
        <w:rPr>
          <w:rFonts w:ascii="Arial" w:hAnsi="Arial" w:cs="Arial"/>
          <w:b/>
          <w:bCs/>
          <w:i/>
          <w:iCs/>
          <w:color w:val="000000"/>
          <w:sz w:val="20"/>
          <w:szCs w:val="20"/>
        </w:rPr>
        <w:t>PredictInv</w:t>
      </w:r>
      <w:proofErr w:type="spellEnd"/>
      <w:r w:rsidRPr="004E1978">
        <w:rPr>
          <w:rFonts w:ascii="Arial" w:hAnsi="Arial" w:cs="Arial"/>
          <w:b/>
          <w:bCs/>
          <w:i/>
          <w:iCs/>
          <w:color w:val="000000"/>
          <w:sz w:val="20"/>
          <w:szCs w:val="20"/>
        </w:rPr>
        <w:t>()</w:t>
      </w:r>
      <w:proofErr w:type="gramEnd"/>
    </w:p>
    <w:p w:rsidR="0065019E" w:rsidRPr="004E1978" w:rsidRDefault="0065019E" w:rsidP="004E1978">
      <w:pPr>
        <w:spacing w:after="120"/>
        <w:jc w:val="both"/>
      </w:pPr>
      <w:r w:rsidRPr="004E1978">
        <w:rPr>
          <w:rFonts w:ascii="Arial" w:hAnsi="Arial" w:cs="Arial"/>
          <w:b/>
          <w:bCs/>
          <w:i/>
          <w:iCs/>
          <w:color w:val="000000"/>
          <w:sz w:val="20"/>
          <w:szCs w:val="20"/>
        </w:rPr>
        <w:tab/>
      </w:r>
      <w:r w:rsidRPr="004E1978">
        <w:rPr>
          <w:rFonts w:ascii="Arial" w:hAnsi="Arial" w:cs="Arial"/>
          <w:i/>
          <w:iCs/>
          <w:color w:val="000000"/>
          <w:sz w:val="20"/>
          <w:szCs w:val="20"/>
        </w:rPr>
        <w:t>The system will predict the average investment in crops in Sargodha.</w:t>
      </w:r>
    </w:p>
    <w:p w:rsidR="0065019E" w:rsidRPr="004E1978" w:rsidRDefault="0065019E" w:rsidP="004E1978">
      <w:pPr>
        <w:spacing w:after="120"/>
        <w:jc w:val="both"/>
      </w:pPr>
      <w:proofErr w:type="spellStart"/>
      <w:proofErr w:type="gramStart"/>
      <w:r w:rsidRPr="004E1978">
        <w:rPr>
          <w:rFonts w:ascii="Arial" w:hAnsi="Arial" w:cs="Arial"/>
          <w:b/>
          <w:bCs/>
          <w:i/>
          <w:iCs/>
          <w:color w:val="000000"/>
          <w:sz w:val="20"/>
          <w:szCs w:val="20"/>
        </w:rPr>
        <w:t>PredictROI</w:t>
      </w:r>
      <w:proofErr w:type="spellEnd"/>
      <w:r w:rsidRPr="004E1978">
        <w:rPr>
          <w:rFonts w:ascii="Arial" w:hAnsi="Arial" w:cs="Arial"/>
          <w:b/>
          <w:bCs/>
          <w:i/>
          <w:iCs/>
          <w:color w:val="000000"/>
          <w:sz w:val="20"/>
          <w:szCs w:val="20"/>
        </w:rPr>
        <w:t>()</w:t>
      </w:r>
      <w:proofErr w:type="gramEnd"/>
    </w:p>
    <w:p w:rsidR="0065019E" w:rsidRPr="004E1978" w:rsidRDefault="0065019E" w:rsidP="004E1978">
      <w:pPr>
        <w:spacing w:after="120"/>
        <w:jc w:val="both"/>
      </w:pPr>
      <w:r w:rsidRPr="004E1978">
        <w:rPr>
          <w:rFonts w:ascii="Arial" w:hAnsi="Arial" w:cs="Arial"/>
          <w:i/>
          <w:iCs/>
          <w:color w:val="000000"/>
          <w:sz w:val="20"/>
          <w:szCs w:val="20"/>
        </w:rPr>
        <w:tab/>
        <w:t>The system will predict the return on investment so that farmers can choose crops that benefit them more.</w:t>
      </w:r>
    </w:p>
    <w:p w:rsidR="0065019E" w:rsidRDefault="0065019E">
      <w:pPr>
        <w:jc w:val="both"/>
        <w:rPr>
          <w:sz w:val="20"/>
        </w:rPr>
      </w:pPr>
    </w:p>
    <w:p w:rsidR="0065019E" w:rsidRDefault="0065019E" w:rsidP="0065019E">
      <w:pPr>
        <w:pStyle w:val="Heading1"/>
        <w:numPr>
          <w:ilvl w:val="0"/>
          <w:numId w:val="11"/>
        </w:numPr>
      </w:pPr>
      <w:bookmarkStart w:id="48" w:name="_Toc51411558"/>
      <w:bookmarkStart w:id="49" w:name="_Toc51415503"/>
      <w:r>
        <w:lastRenderedPageBreak/>
        <w:t>Non-functional Requirements</w:t>
      </w:r>
      <w:bookmarkEnd w:id="48"/>
      <w:bookmarkEnd w:id="49"/>
    </w:p>
    <w:p w:rsidR="0065019E" w:rsidRDefault="0065019E">
      <w:pPr>
        <w:pStyle w:val="H2"/>
        <w:jc w:val="both"/>
        <w:rPr>
          <w:sz w:val="20"/>
        </w:rPr>
      </w:pPr>
    </w:p>
    <w:p w:rsidR="0065019E" w:rsidRDefault="0065019E" w:rsidP="0065019E">
      <w:pPr>
        <w:pStyle w:val="H2"/>
        <w:numPr>
          <w:ilvl w:val="1"/>
          <w:numId w:val="11"/>
        </w:numPr>
        <w:spacing w:after="120"/>
        <w:jc w:val="both"/>
        <w:rPr>
          <w:rFonts w:ascii="Arial" w:hAnsi="Arial" w:cs="Arial"/>
          <w:sz w:val="24"/>
        </w:rPr>
      </w:pPr>
      <w:bookmarkStart w:id="50" w:name="_Toc51411559"/>
      <w:bookmarkStart w:id="51" w:name="_Toc51415504"/>
      <w:r>
        <w:rPr>
          <w:rFonts w:ascii="Arial" w:hAnsi="Arial" w:cs="Arial"/>
          <w:sz w:val="24"/>
        </w:rPr>
        <w:t>Performance Requirements</w:t>
      </w:r>
      <w:bookmarkEnd w:id="50"/>
      <w:bookmarkEnd w:id="51"/>
    </w:p>
    <w:p w:rsidR="0065019E" w:rsidRPr="004E1978" w:rsidRDefault="0065019E" w:rsidP="004E1978">
      <w:pPr>
        <w:spacing w:after="120"/>
        <w:ind w:left="390"/>
        <w:jc w:val="both"/>
      </w:pPr>
      <w:r w:rsidRPr="004E1978">
        <w:rPr>
          <w:i/>
          <w:iCs/>
          <w:color w:val="000000"/>
          <w:sz w:val="20"/>
          <w:szCs w:val="20"/>
        </w:rPr>
        <w:t>The website will be responsive so that it can be viewed on every device. It will also be user-friendly i.e., it has a simple user interface so that users can find the desired information easily. It will also contain Urdu and English language so that the user can view the information in their preferred language. The site will contain validated and verified information.</w:t>
      </w:r>
    </w:p>
    <w:p w:rsidR="0065019E" w:rsidRDefault="0065019E">
      <w:pPr>
        <w:jc w:val="both"/>
        <w:rPr>
          <w:sz w:val="16"/>
        </w:rPr>
      </w:pPr>
      <w:bookmarkStart w:id="52" w:name="_GoBack"/>
      <w:bookmarkEnd w:id="52"/>
    </w:p>
    <w:p w:rsidR="0065019E" w:rsidRDefault="0065019E" w:rsidP="0065019E">
      <w:pPr>
        <w:pStyle w:val="H2"/>
        <w:numPr>
          <w:ilvl w:val="1"/>
          <w:numId w:val="11"/>
        </w:numPr>
        <w:spacing w:after="120"/>
        <w:jc w:val="both"/>
        <w:rPr>
          <w:rFonts w:ascii="Arial" w:hAnsi="Arial" w:cs="Arial"/>
          <w:sz w:val="24"/>
        </w:rPr>
      </w:pPr>
      <w:bookmarkStart w:id="53" w:name="_Toc51411560"/>
      <w:bookmarkStart w:id="54" w:name="_Toc51415505"/>
      <w:r>
        <w:rPr>
          <w:rFonts w:ascii="Arial" w:hAnsi="Arial" w:cs="Arial"/>
          <w:sz w:val="24"/>
        </w:rPr>
        <w:t>Safety Requirements</w:t>
      </w:r>
      <w:bookmarkEnd w:id="53"/>
      <w:bookmarkEnd w:id="54"/>
    </w:p>
    <w:p w:rsidR="0065019E" w:rsidRPr="004E1978" w:rsidRDefault="0065019E" w:rsidP="004E1978">
      <w:pPr>
        <w:spacing w:after="120"/>
        <w:ind w:left="390"/>
        <w:jc w:val="both"/>
      </w:pPr>
      <w:r w:rsidRPr="004E1978">
        <w:rPr>
          <w:i/>
          <w:iCs/>
          <w:color w:val="000000"/>
          <w:sz w:val="20"/>
          <w:szCs w:val="20"/>
        </w:rPr>
        <w:t>The system will predict the rain, investment, and return on investment. These will be mere predictions that will be resulted from limited resources so, the farmers should not only rely on these predictions. We will try to ensure the accuracy of our predictions by using all the appropriate methods that will affect predictions.</w:t>
      </w:r>
    </w:p>
    <w:p w:rsidR="0065019E" w:rsidRDefault="0065019E">
      <w:pPr>
        <w:pStyle w:val="H2"/>
        <w:jc w:val="both"/>
        <w:rPr>
          <w:sz w:val="16"/>
        </w:rPr>
      </w:pPr>
    </w:p>
    <w:p w:rsidR="0065019E" w:rsidRDefault="0065019E" w:rsidP="0065019E">
      <w:pPr>
        <w:pStyle w:val="H2"/>
        <w:numPr>
          <w:ilvl w:val="1"/>
          <w:numId w:val="11"/>
        </w:numPr>
        <w:spacing w:after="120"/>
        <w:jc w:val="both"/>
        <w:rPr>
          <w:rFonts w:ascii="Arial" w:hAnsi="Arial" w:cs="Arial"/>
          <w:sz w:val="24"/>
        </w:rPr>
      </w:pPr>
      <w:bookmarkStart w:id="55" w:name="_Toc51411561"/>
      <w:bookmarkStart w:id="56" w:name="_Toc51415506"/>
      <w:r>
        <w:rPr>
          <w:rFonts w:ascii="Arial" w:hAnsi="Arial" w:cs="Arial"/>
          <w:sz w:val="24"/>
        </w:rPr>
        <w:t>Security Requirements</w:t>
      </w:r>
      <w:bookmarkEnd w:id="55"/>
      <w:bookmarkEnd w:id="56"/>
    </w:p>
    <w:p w:rsidR="0065019E" w:rsidRPr="00246593" w:rsidRDefault="0065019E" w:rsidP="00246593">
      <w:pPr>
        <w:spacing w:after="120"/>
        <w:ind w:left="390"/>
        <w:jc w:val="both"/>
        <w:rPr>
          <w:del w:id="57" w:author="Maryum Xedi" w:date="2002-04-03T20:10:00Z"/>
          <w:i/>
          <w:iCs/>
          <w:color w:val="000000"/>
          <w:sz w:val="20"/>
          <w:szCs w:val="20"/>
        </w:rPr>
      </w:pPr>
      <w:bookmarkStart w:id="58" w:name="_Toc51398557"/>
      <w:bookmarkStart w:id="59" w:name="_Toc51398586"/>
      <w:bookmarkStart w:id="60" w:name="_Toc51398613"/>
      <w:bookmarkStart w:id="61" w:name="_Toc51398638"/>
      <w:bookmarkStart w:id="62" w:name="_Toc51398663"/>
      <w:bookmarkStart w:id="63" w:name="_Toc51400405"/>
      <w:bookmarkStart w:id="64" w:name="_Toc51411564"/>
      <w:bookmarkStart w:id="65" w:name="_Toc51413052"/>
      <w:bookmarkStart w:id="66" w:name="_Toc51413176"/>
      <w:bookmarkStart w:id="67" w:name="_Toc51413207"/>
      <w:bookmarkStart w:id="68" w:name="_Toc51414593"/>
      <w:bookmarkStart w:id="69" w:name="_Toc51414761"/>
      <w:bookmarkStart w:id="70" w:name="_Toc51415374"/>
      <w:bookmarkStart w:id="71" w:name="_Toc51415451"/>
      <w:bookmarkStart w:id="72" w:name="_Toc51415509"/>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r w:rsidRPr="004E1978">
        <w:rPr>
          <w:i/>
          <w:iCs/>
          <w:color w:val="000000"/>
          <w:sz w:val="20"/>
          <w:szCs w:val="20"/>
        </w:rPr>
        <w:t>Only the administrator will be able to edit any information on the website. The other users can only signup, log in, and collect intended information, so there is no data leakage and the admin will be responsible for any security issue caused by the system.</w:t>
      </w:r>
    </w:p>
    <w:p w:rsidR="0065019E" w:rsidRDefault="0065019E" w:rsidP="00246593">
      <w:pPr>
        <w:spacing w:after="120"/>
        <w:ind w:left="390"/>
        <w:jc w:val="both"/>
        <w:rPr>
          <w:rFonts w:ascii="Arial" w:hAnsi="Arial" w:cs="Arial"/>
        </w:rPr>
      </w:pPr>
      <w:bookmarkStart w:id="73" w:name="_Toc51411565"/>
      <w:bookmarkStart w:id="74" w:name="_Toc51415510"/>
      <w:r>
        <w:rPr>
          <w:rFonts w:ascii="Arial" w:hAnsi="Arial" w:cs="Arial"/>
        </w:rPr>
        <w:t xml:space="preserve"> </w:t>
      </w:r>
    </w:p>
    <w:p w:rsidR="0065019E" w:rsidRDefault="0065019E" w:rsidP="0065019E">
      <w:pPr>
        <w:pStyle w:val="H2"/>
        <w:numPr>
          <w:ilvl w:val="1"/>
          <w:numId w:val="11"/>
        </w:numPr>
        <w:spacing w:after="120"/>
        <w:jc w:val="both"/>
        <w:rPr>
          <w:rFonts w:ascii="Arial" w:hAnsi="Arial" w:cs="Arial"/>
          <w:sz w:val="24"/>
        </w:rPr>
      </w:pPr>
      <w:r>
        <w:rPr>
          <w:rFonts w:ascii="Arial" w:hAnsi="Arial" w:cs="Arial"/>
          <w:sz w:val="24"/>
        </w:rPr>
        <w:t>User Documentation</w:t>
      </w:r>
      <w:bookmarkEnd w:id="73"/>
      <w:bookmarkEnd w:id="74"/>
    </w:p>
    <w:p w:rsidR="0065019E" w:rsidRDefault="0065019E" w:rsidP="00246593">
      <w:pPr>
        <w:spacing w:after="120"/>
        <w:ind w:left="360"/>
        <w:jc w:val="both"/>
      </w:pPr>
      <w:r w:rsidRPr="004E1978">
        <w:rPr>
          <w:i/>
          <w:iCs/>
          <w:color w:val="000000"/>
          <w:sz w:val="20"/>
          <w:szCs w:val="20"/>
        </w:rPr>
        <w:t>The user manual will be given along with the system which will give details about the modules of the system, guide the users about the navigation of the system, and brief them on how to get the information they need.</w:t>
      </w:r>
    </w:p>
    <w:p w:rsidR="0065019E" w:rsidRDefault="0065019E" w:rsidP="0065019E">
      <w:pPr>
        <w:pStyle w:val="Heading1"/>
        <w:numPr>
          <w:ilvl w:val="0"/>
          <w:numId w:val="11"/>
        </w:numPr>
      </w:pPr>
      <w:bookmarkStart w:id="75" w:name="_Toc51411566"/>
      <w:bookmarkStart w:id="76" w:name="_Toc51415511"/>
      <w:r>
        <w:t>Assumptions and Dependencies</w:t>
      </w:r>
      <w:bookmarkEnd w:id="75"/>
      <w:bookmarkEnd w:id="76"/>
    </w:p>
    <w:p w:rsidR="0065019E" w:rsidRDefault="0065019E">
      <w:pPr>
        <w:ind w:left="360"/>
        <w:jc w:val="both"/>
        <w:rPr>
          <w:i/>
          <w:sz w:val="20"/>
        </w:rPr>
      </w:pPr>
      <w:r>
        <w:rPr>
          <w:i/>
          <w:sz w:val="20"/>
        </w:rPr>
        <w:t xml:space="preserve">List any assumed factors that could affect the stated requirements. These factors are not system constraints, but areas where future changes might drive changes in the requirements. The project could be affected if these assumptions are incorrect, are not shared, or changed. </w:t>
      </w:r>
    </w:p>
    <w:p w:rsidR="0065019E" w:rsidRDefault="0065019E">
      <w:pPr>
        <w:ind w:left="360"/>
        <w:jc w:val="both"/>
        <w:rPr>
          <w:i/>
          <w:sz w:val="20"/>
        </w:rPr>
      </w:pPr>
    </w:p>
    <w:p w:rsidR="0065019E" w:rsidRDefault="0065019E">
      <w:pPr>
        <w:ind w:left="360"/>
        <w:jc w:val="both"/>
        <w:rPr>
          <w:i/>
          <w:sz w:val="20"/>
        </w:rPr>
      </w:pPr>
      <w:r>
        <w:rPr>
          <w:i/>
          <w:sz w:val="20"/>
        </w:rPr>
        <w:t>Also, identify any dependencies the project has on external factors. For example, if you expect to integrate into the system some components that are being developed by another project, you are dependent upon that project to supply the correctly operating components on schedule.</w:t>
      </w:r>
    </w:p>
    <w:p w:rsidR="0065019E" w:rsidRDefault="0065019E" w:rsidP="0065019E">
      <w:pPr>
        <w:pStyle w:val="Heading1"/>
        <w:numPr>
          <w:ilvl w:val="0"/>
          <w:numId w:val="11"/>
        </w:numPr>
      </w:pPr>
      <w:bookmarkStart w:id="77" w:name="_Toc51415512"/>
      <w:r>
        <w:t>System Architecture</w:t>
      </w:r>
      <w:bookmarkEnd w:id="77"/>
    </w:p>
    <w:p w:rsidR="0065019E" w:rsidRDefault="0065019E" w:rsidP="00F90335">
      <w:pPr>
        <w:pStyle w:val="BodyText2"/>
        <w:keepNext/>
        <w:ind w:left="360"/>
        <w:jc w:val="both"/>
      </w:pPr>
      <w:r>
        <w:rPr>
          <w:sz w:val="20"/>
        </w:rPr>
        <w:t xml:space="preserve">Firstly, the user will register to the website and then he will be able to login to the website. </w:t>
      </w:r>
      <w:r w:rsidRPr="00464AC0">
        <w:rPr>
          <w:sz w:val="20"/>
        </w:rPr>
        <w:t xml:space="preserve">There will be two types of users. The first one is administrators who can change the Crop Guider system and can add or remove any module they want and can add any updated information. Then there are system users which will be farmers and can view the system and can access all the information about the crops and can calculate the expected </w:t>
      </w:r>
      <w:r w:rsidRPr="00464AC0">
        <w:rPr>
          <w:sz w:val="20"/>
        </w:rPr>
        <w:lastRenderedPageBreak/>
        <w:t>investment and returns on investments.</w:t>
      </w:r>
      <w:r>
        <w:rPr>
          <w:sz w:val="20"/>
        </w:rPr>
        <w:t xml:space="preserve"> After that user may logout from website.</w:t>
      </w:r>
      <w:r>
        <w:rPr>
          <w:sz w:val="20"/>
        </w:rPr>
        <w:pict>
          <v:shape id="_x0000_i1026" type="#_x0000_t75" style="width:522pt;height:581.25pt">
            <v:imagedata r:id="rId16" o:title="Crop Guider"/>
          </v:shape>
        </w:pict>
      </w:r>
    </w:p>
    <w:p w:rsidR="0065019E" w:rsidRPr="00464AC0" w:rsidRDefault="0065019E" w:rsidP="00F90335">
      <w:pPr>
        <w:pStyle w:val="Caption"/>
        <w:jc w:val="both"/>
      </w:pPr>
      <w:r>
        <w:t xml:space="preserve">Figure </w:t>
      </w:r>
      <w:fldSimple w:instr=" SEQ Figure \* ARABIC ">
        <w:r>
          <w:rPr>
            <w:noProof/>
          </w:rPr>
          <w:t>1</w:t>
        </w:r>
      </w:fldSimple>
      <w:r>
        <w:t>: Data Flow Diagram of Crop Guider</w:t>
      </w:r>
    </w:p>
    <w:p w:rsidR="0065019E" w:rsidRDefault="0065019E">
      <w:pPr>
        <w:pStyle w:val="BodyText2"/>
        <w:ind w:left="360"/>
        <w:jc w:val="both"/>
      </w:pPr>
      <w:r>
        <w:t xml:space="preserve">  </w:t>
      </w:r>
    </w:p>
    <w:p w:rsidR="0065019E" w:rsidRDefault="0065019E" w:rsidP="0065019E">
      <w:pPr>
        <w:pStyle w:val="Heading1"/>
        <w:numPr>
          <w:ilvl w:val="0"/>
          <w:numId w:val="11"/>
        </w:numPr>
      </w:pPr>
      <w:bookmarkStart w:id="78" w:name="_Toc51264301"/>
      <w:bookmarkStart w:id="79" w:name="_Toc51415513"/>
      <w:bookmarkStart w:id="80" w:name="_Toc55118870"/>
      <w:r>
        <w:lastRenderedPageBreak/>
        <w:t>Detailed System Design</w:t>
      </w:r>
      <w:bookmarkEnd w:id="80"/>
    </w:p>
    <w:p w:rsidR="0065019E" w:rsidRPr="00282C76" w:rsidRDefault="0065019E" w:rsidP="00282C76">
      <w:pPr>
        <w:pStyle w:val="Heading2"/>
      </w:pPr>
      <w:r>
        <w:t>Class Diagram:</w:t>
      </w:r>
    </w:p>
    <w:p w:rsidR="0065019E" w:rsidRDefault="0065019E" w:rsidP="00444011">
      <w:pPr>
        <w:pStyle w:val="BodyText2"/>
        <w:keepNext/>
        <w:ind w:left="390"/>
        <w:jc w:val="both"/>
      </w:pPr>
      <w:r>
        <w:rPr>
          <w:sz w:val="20"/>
        </w:rPr>
        <w:pict>
          <v:shape id="_x0000_i1027" type="#_x0000_t75" style="width:517.5pt;height:301.5pt">
            <v:imagedata r:id="rId17" o:title="UML class"/>
          </v:shape>
        </w:pict>
      </w:r>
    </w:p>
    <w:p w:rsidR="0065019E" w:rsidRDefault="0065019E" w:rsidP="00444011">
      <w:pPr>
        <w:pStyle w:val="Caption"/>
        <w:jc w:val="both"/>
      </w:pPr>
      <w:r>
        <w:t xml:space="preserve">Figure </w:t>
      </w:r>
      <w:fldSimple w:instr=" SEQ Figure \* ARABIC ">
        <w:r>
          <w:rPr>
            <w:noProof/>
          </w:rPr>
          <w:t>2</w:t>
        </w:r>
      </w:fldSimple>
      <w:r>
        <w:t>: Class Diagram for Crop Guider</w:t>
      </w:r>
    </w:p>
    <w:p w:rsidR="0065019E" w:rsidRDefault="0065019E" w:rsidP="00444011">
      <w:pPr>
        <w:pStyle w:val="BodyText2"/>
        <w:ind w:left="1110"/>
        <w:jc w:val="both"/>
        <w:rPr>
          <w:iCs w:val="0"/>
          <w:sz w:val="20"/>
        </w:rPr>
      </w:pPr>
    </w:p>
    <w:p w:rsidR="0065019E" w:rsidRDefault="0065019E" w:rsidP="00444011">
      <w:pPr>
        <w:pStyle w:val="BodyText2"/>
        <w:ind w:left="750"/>
        <w:jc w:val="both"/>
        <w:rPr>
          <w:iCs w:val="0"/>
          <w:sz w:val="20"/>
        </w:rPr>
      </w:pPr>
      <w:r>
        <w:rPr>
          <w:iCs w:val="0"/>
          <w:sz w:val="20"/>
        </w:rPr>
        <w:t>The main system is crop guider, which is represented by Crop Guider Class which predicts rain, investment and return on investment. Then we have Administrator Class which contains attributes like name, id and phone number. The admin can add, delete, edit crops and add any crop information. Another class is User which has the attributes like name, id, email and password. The user can register, login and view crop information. Then there is a class named Class which has the attributes like id, name and info. User class can only view information while Administrator class can edit the crop as well. There are six subclass of class Crop which include Maize, Rice, Wheat, Sugarcane, Mustard and Cotton. All the attributes of parent class i.e. Crop class are inherited in these classes.</w:t>
      </w:r>
    </w:p>
    <w:p w:rsidR="0065019E" w:rsidRDefault="0065019E" w:rsidP="00444011">
      <w:pPr>
        <w:pStyle w:val="BodyText2"/>
        <w:ind w:left="750"/>
        <w:jc w:val="both"/>
        <w:rPr>
          <w:iCs w:val="0"/>
          <w:sz w:val="20"/>
        </w:rPr>
      </w:pPr>
    </w:p>
    <w:p w:rsidR="0065019E" w:rsidRDefault="0065019E" w:rsidP="00444011">
      <w:pPr>
        <w:pStyle w:val="BodyText2"/>
        <w:ind w:left="750"/>
        <w:jc w:val="both"/>
        <w:rPr>
          <w:iCs w:val="0"/>
          <w:sz w:val="20"/>
        </w:rPr>
      </w:pPr>
    </w:p>
    <w:p w:rsidR="0065019E" w:rsidRDefault="0065019E" w:rsidP="00444011">
      <w:pPr>
        <w:pStyle w:val="BodyText2"/>
        <w:ind w:left="750"/>
        <w:jc w:val="both"/>
        <w:rPr>
          <w:iCs w:val="0"/>
          <w:sz w:val="20"/>
        </w:rPr>
      </w:pPr>
    </w:p>
    <w:p w:rsidR="0065019E" w:rsidRDefault="0065019E" w:rsidP="00444011">
      <w:pPr>
        <w:pStyle w:val="BodyText2"/>
        <w:ind w:left="750"/>
        <w:jc w:val="both"/>
        <w:rPr>
          <w:iCs w:val="0"/>
          <w:sz w:val="20"/>
        </w:rPr>
      </w:pPr>
    </w:p>
    <w:p w:rsidR="0065019E" w:rsidRDefault="0065019E" w:rsidP="00444011">
      <w:pPr>
        <w:pStyle w:val="BodyText2"/>
        <w:ind w:left="750"/>
        <w:jc w:val="both"/>
        <w:rPr>
          <w:iCs w:val="0"/>
          <w:sz w:val="20"/>
        </w:rPr>
      </w:pPr>
    </w:p>
    <w:p w:rsidR="0065019E" w:rsidRDefault="0065019E" w:rsidP="00444011">
      <w:pPr>
        <w:pStyle w:val="BodyText2"/>
        <w:ind w:left="750"/>
        <w:jc w:val="both"/>
        <w:rPr>
          <w:iCs w:val="0"/>
          <w:sz w:val="20"/>
        </w:rPr>
      </w:pPr>
    </w:p>
    <w:p w:rsidR="0065019E" w:rsidRDefault="0065019E" w:rsidP="00444011">
      <w:pPr>
        <w:pStyle w:val="BodyText2"/>
        <w:ind w:left="750"/>
        <w:jc w:val="both"/>
        <w:rPr>
          <w:iCs w:val="0"/>
          <w:sz w:val="20"/>
        </w:rPr>
      </w:pPr>
    </w:p>
    <w:p w:rsidR="0065019E" w:rsidRDefault="0065019E" w:rsidP="00444011">
      <w:pPr>
        <w:pStyle w:val="BodyText2"/>
        <w:ind w:left="750"/>
        <w:jc w:val="both"/>
        <w:rPr>
          <w:iCs w:val="0"/>
          <w:sz w:val="20"/>
        </w:rPr>
      </w:pPr>
    </w:p>
    <w:p w:rsidR="0065019E" w:rsidRDefault="0065019E" w:rsidP="00444011">
      <w:pPr>
        <w:pStyle w:val="BodyText2"/>
        <w:ind w:left="750"/>
        <w:jc w:val="both"/>
        <w:rPr>
          <w:iCs w:val="0"/>
          <w:sz w:val="20"/>
        </w:rPr>
      </w:pPr>
    </w:p>
    <w:p w:rsidR="0065019E" w:rsidRDefault="0065019E" w:rsidP="00444011">
      <w:pPr>
        <w:pStyle w:val="BodyText2"/>
        <w:ind w:left="750"/>
        <w:jc w:val="both"/>
        <w:rPr>
          <w:iCs w:val="0"/>
          <w:sz w:val="20"/>
        </w:rPr>
      </w:pPr>
    </w:p>
    <w:p w:rsidR="0065019E" w:rsidRDefault="0065019E" w:rsidP="00444011">
      <w:pPr>
        <w:pStyle w:val="BodyText2"/>
        <w:ind w:left="750"/>
        <w:jc w:val="both"/>
        <w:rPr>
          <w:iCs w:val="0"/>
          <w:sz w:val="20"/>
        </w:rPr>
      </w:pPr>
    </w:p>
    <w:p w:rsidR="0065019E" w:rsidRDefault="0065019E" w:rsidP="00444011">
      <w:pPr>
        <w:pStyle w:val="BodyText2"/>
        <w:ind w:left="750"/>
        <w:jc w:val="both"/>
        <w:rPr>
          <w:iCs w:val="0"/>
          <w:sz w:val="20"/>
        </w:rPr>
      </w:pPr>
    </w:p>
    <w:p w:rsidR="0065019E" w:rsidRDefault="0065019E" w:rsidP="00444011">
      <w:pPr>
        <w:pStyle w:val="BodyText2"/>
        <w:ind w:left="750"/>
        <w:jc w:val="both"/>
        <w:rPr>
          <w:iCs w:val="0"/>
          <w:sz w:val="20"/>
        </w:rPr>
      </w:pPr>
    </w:p>
    <w:p w:rsidR="0065019E" w:rsidRDefault="0065019E" w:rsidP="00444011">
      <w:pPr>
        <w:pStyle w:val="BodyText2"/>
        <w:ind w:left="750"/>
        <w:jc w:val="both"/>
        <w:rPr>
          <w:iCs w:val="0"/>
          <w:sz w:val="20"/>
        </w:rPr>
      </w:pPr>
    </w:p>
    <w:p w:rsidR="0065019E" w:rsidRDefault="0065019E" w:rsidP="00444011">
      <w:pPr>
        <w:pStyle w:val="BodyText2"/>
        <w:ind w:left="750"/>
        <w:jc w:val="both"/>
        <w:rPr>
          <w:iCs w:val="0"/>
          <w:sz w:val="20"/>
        </w:rPr>
      </w:pPr>
    </w:p>
    <w:p w:rsidR="0065019E" w:rsidRDefault="0065019E" w:rsidP="00444011">
      <w:pPr>
        <w:pStyle w:val="BodyText2"/>
        <w:ind w:left="750"/>
        <w:jc w:val="both"/>
        <w:rPr>
          <w:iCs w:val="0"/>
          <w:sz w:val="20"/>
        </w:rPr>
      </w:pPr>
    </w:p>
    <w:p w:rsidR="0065019E" w:rsidRDefault="0065019E" w:rsidP="00444011">
      <w:pPr>
        <w:pStyle w:val="BodyText2"/>
        <w:ind w:left="750"/>
        <w:jc w:val="both"/>
        <w:rPr>
          <w:iCs w:val="0"/>
          <w:sz w:val="20"/>
        </w:rPr>
      </w:pPr>
    </w:p>
    <w:p w:rsidR="0065019E" w:rsidRDefault="0065019E" w:rsidP="002D3282">
      <w:pPr>
        <w:pStyle w:val="Heading2"/>
      </w:pPr>
      <w:r>
        <w:t>Sequence diagram for registration:</w:t>
      </w:r>
    </w:p>
    <w:p w:rsidR="0065019E" w:rsidRDefault="0065019E" w:rsidP="006C38F0">
      <w:pPr>
        <w:keepNext/>
      </w:pPr>
      <w:r>
        <w:pict>
          <v:shape id="_x0000_i1028" type="#_x0000_t75" style="width:529.5pt;height:300pt">
            <v:imagedata r:id="rId18" o:title="Sequence diagram - Page 3"/>
          </v:shape>
        </w:pict>
      </w:r>
    </w:p>
    <w:p w:rsidR="0065019E" w:rsidRDefault="0065019E" w:rsidP="006C38F0">
      <w:pPr>
        <w:pStyle w:val="Caption"/>
      </w:pPr>
      <w:r>
        <w:t xml:space="preserve">Figure </w:t>
      </w:r>
      <w:fldSimple w:instr=" SEQ Figure \* ARABIC ">
        <w:r>
          <w:rPr>
            <w:noProof/>
          </w:rPr>
          <w:t>3</w:t>
        </w:r>
      </w:fldSimple>
      <w:r>
        <w:t>: sequence diagram for registration</w:t>
      </w:r>
    </w:p>
    <w:p w:rsidR="0065019E" w:rsidRPr="006C38F0" w:rsidRDefault="0065019E" w:rsidP="006C38F0"/>
    <w:p w:rsidR="0065019E" w:rsidRDefault="0065019E" w:rsidP="006C38F0">
      <w:pPr>
        <w:pStyle w:val="BodyText2"/>
        <w:jc w:val="both"/>
        <w:rPr>
          <w:iCs w:val="0"/>
          <w:sz w:val="20"/>
        </w:rPr>
      </w:pPr>
      <w:r>
        <w:rPr>
          <w:iCs w:val="0"/>
          <w:sz w:val="20"/>
        </w:rPr>
        <w:t>T</w:t>
      </w:r>
      <w:r w:rsidRPr="002D3282">
        <w:rPr>
          <w:iCs w:val="0"/>
          <w:sz w:val="20"/>
        </w:rPr>
        <w:t>he admin or user clicks the website link and the system asks for registration credentials input and checks their validation if the input is wrong, the system asks the user for valid inputs and if the input is correct then the registration info is saved on the database and registered admin or user can perform their related functions</w:t>
      </w:r>
      <w:r>
        <w:rPr>
          <w:iCs w:val="0"/>
          <w:sz w:val="20"/>
        </w:rPr>
        <w:t>.</w:t>
      </w:r>
    </w:p>
    <w:p w:rsidR="0065019E" w:rsidRDefault="0065019E" w:rsidP="00282C76">
      <w:pPr>
        <w:pStyle w:val="Heading2"/>
      </w:pPr>
      <w:r>
        <w:lastRenderedPageBreak/>
        <w:t>Sequence Diagram of Administrator</w:t>
      </w:r>
    </w:p>
    <w:p w:rsidR="0065019E" w:rsidRDefault="0065019E" w:rsidP="00282C76">
      <w:pPr>
        <w:keepNext/>
      </w:pPr>
      <w:r>
        <w:pict>
          <v:shape id="_x0000_i1029" type="#_x0000_t75" style="width:538.5pt;height:278.25pt">
            <v:imagedata r:id="rId19" o:title="Sequence diagram - Sequence diagram"/>
          </v:shape>
        </w:pict>
      </w:r>
    </w:p>
    <w:p w:rsidR="0065019E" w:rsidRDefault="0065019E" w:rsidP="00282C76">
      <w:pPr>
        <w:pStyle w:val="Caption"/>
      </w:pPr>
      <w:r>
        <w:t xml:space="preserve">Figure </w:t>
      </w:r>
      <w:fldSimple w:instr=" SEQ Figure \* ARABIC ">
        <w:r>
          <w:rPr>
            <w:noProof/>
          </w:rPr>
          <w:t>4</w:t>
        </w:r>
      </w:fldSimple>
      <w:r>
        <w:t>: class diagram of admin</w:t>
      </w:r>
    </w:p>
    <w:p w:rsidR="0065019E" w:rsidRDefault="0065019E" w:rsidP="002D3282">
      <w:pPr>
        <w:pStyle w:val="BodyText2"/>
        <w:ind w:left="750"/>
        <w:jc w:val="both"/>
        <w:rPr>
          <w:iCs w:val="0"/>
          <w:sz w:val="20"/>
        </w:rPr>
      </w:pPr>
      <w:r>
        <w:t xml:space="preserve"> </w:t>
      </w:r>
      <w:r w:rsidRPr="002D3282">
        <w:rPr>
          <w:iCs w:val="0"/>
          <w:sz w:val="20"/>
        </w:rPr>
        <w:t>The admin clicks the website link and the system asks for credentials input and checks their validation if the input is wrong ,the system asks admin for valid inputs and if the input is correct the admin can view and edit any info in website ,and then later on he can logout of the system</w:t>
      </w:r>
    </w:p>
    <w:p w:rsidR="0065019E" w:rsidRDefault="0065019E" w:rsidP="002D3282">
      <w:pPr>
        <w:pStyle w:val="Heading2"/>
      </w:pPr>
      <w:r>
        <w:lastRenderedPageBreak/>
        <w:t>Class diagram for User</w:t>
      </w:r>
    </w:p>
    <w:p w:rsidR="0065019E" w:rsidRDefault="0065019E" w:rsidP="002D3282">
      <w:pPr>
        <w:keepNext/>
      </w:pPr>
      <w:r>
        <w:pict>
          <v:shape id="_x0000_i1030" type="#_x0000_t75" style="width:468pt;height:333pt">
            <v:imagedata r:id="rId20" o:title="Sequence diagram - Page 2"/>
          </v:shape>
        </w:pict>
      </w:r>
    </w:p>
    <w:p w:rsidR="0065019E" w:rsidRDefault="0065019E" w:rsidP="002D3282">
      <w:pPr>
        <w:pStyle w:val="Caption"/>
      </w:pPr>
      <w:r>
        <w:t xml:space="preserve">Figure </w:t>
      </w:r>
      <w:fldSimple w:instr=" SEQ Figure \* ARABIC ">
        <w:r>
          <w:rPr>
            <w:noProof/>
          </w:rPr>
          <w:t>5</w:t>
        </w:r>
      </w:fldSimple>
      <w:r>
        <w:t>: Class diagram for User</w:t>
      </w:r>
    </w:p>
    <w:p w:rsidR="0065019E" w:rsidRPr="006C38F0" w:rsidRDefault="0065019E" w:rsidP="0065019E">
      <w:pPr>
        <w:pStyle w:val="BodyText2"/>
        <w:numPr>
          <w:ilvl w:val="0"/>
          <w:numId w:val="13"/>
        </w:numPr>
        <w:jc w:val="both"/>
        <w:rPr>
          <w:sz w:val="20"/>
        </w:rPr>
      </w:pPr>
      <w:r w:rsidRPr="002D3282">
        <w:rPr>
          <w:sz w:val="20"/>
        </w:rPr>
        <w:t>The user clicks the website link and the system asks for credentials input and checks their validation if the input is wrong, the system asks the user for valid inputs and if the input is correct the user can only view any info on the website, he can view predictions on rain, investment and return of investment, and then, later on, he can log out of the system</w:t>
      </w:r>
    </w:p>
    <w:p w:rsidR="0065019E" w:rsidRDefault="0065019E" w:rsidP="0065019E">
      <w:pPr>
        <w:pStyle w:val="BodyText2"/>
        <w:numPr>
          <w:ilvl w:val="0"/>
          <w:numId w:val="13"/>
        </w:numPr>
        <w:jc w:val="both"/>
        <w:rPr>
          <w:sz w:val="20"/>
        </w:rPr>
      </w:pPr>
      <w:r>
        <w:rPr>
          <w:sz w:val="20"/>
        </w:rPr>
        <w:t>State Transaction Diagram</w:t>
      </w:r>
    </w:p>
    <w:p w:rsidR="0065019E" w:rsidRDefault="0065019E" w:rsidP="0065019E">
      <w:pPr>
        <w:pStyle w:val="BodyText2"/>
        <w:numPr>
          <w:ilvl w:val="0"/>
          <w:numId w:val="13"/>
        </w:numPr>
        <w:jc w:val="both"/>
        <w:rPr>
          <w:sz w:val="20"/>
        </w:rPr>
      </w:pPr>
      <w:r>
        <w:rPr>
          <w:sz w:val="20"/>
        </w:rPr>
        <w:t>Logical data model (E/R model)</w:t>
      </w:r>
    </w:p>
    <w:p w:rsidR="0065019E" w:rsidRDefault="0065019E" w:rsidP="0065019E">
      <w:pPr>
        <w:pStyle w:val="BodyText2"/>
        <w:numPr>
          <w:ilvl w:val="0"/>
          <w:numId w:val="13"/>
        </w:numPr>
        <w:jc w:val="both"/>
        <w:rPr>
          <w:sz w:val="20"/>
        </w:rPr>
      </w:pPr>
      <w:r>
        <w:rPr>
          <w:sz w:val="20"/>
        </w:rPr>
        <w:t>Physical data models</w:t>
      </w:r>
    </w:p>
    <w:p w:rsidR="0065019E" w:rsidRPr="004F530B" w:rsidRDefault="0065019E" w:rsidP="004F530B">
      <w:pPr>
        <w:pStyle w:val="Heading1"/>
      </w:pPr>
      <w:r>
        <w:rPr>
          <w:sz w:val="20"/>
        </w:rPr>
        <w:t xml:space="preserve">             Detailed GUIs</w:t>
      </w:r>
    </w:p>
    <w:p w:rsidR="0065019E" w:rsidRDefault="0065019E" w:rsidP="0065019E">
      <w:pPr>
        <w:pStyle w:val="Heading1"/>
        <w:numPr>
          <w:ilvl w:val="0"/>
          <w:numId w:val="11"/>
        </w:numPr>
      </w:pPr>
      <w:r>
        <w:t>Use Cases</w:t>
      </w:r>
      <w:bookmarkEnd w:id="78"/>
      <w:bookmarkEnd w:id="79"/>
    </w:p>
    <w:p w:rsidR="0065019E" w:rsidRDefault="0065019E">
      <w:pPr>
        <w:jc w:val="both"/>
        <w:rPr>
          <w:sz w:val="16"/>
        </w:rPr>
      </w:pPr>
    </w:p>
    <w:p w:rsidR="0065019E" w:rsidRDefault="0065019E" w:rsidP="0065019E">
      <w:pPr>
        <w:pStyle w:val="H2"/>
        <w:numPr>
          <w:ilvl w:val="1"/>
          <w:numId w:val="11"/>
        </w:numPr>
        <w:spacing w:after="120"/>
        <w:jc w:val="both"/>
        <w:rPr>
          <w:rFonts w:ascii="Arial" w:hAnsi="Arial" w:cs="Arial"/>
          <w:sz w:val="24"/>
        </w:rPr>
      </w:pPr>
      <w:bookmarkStart w:id="81" w:name="_Toc534602098"/>
      <w:bookmarkStart w:id="82" w:name="_Toc534602253"/>
      <w:bookmarkStart w:id="83" w:name="_Toc51264302"/>
      <w:bookmarkStart w:id="84" w:name="_Toc51415514"/>
      <w:r>
        <w:rPr>
          <w:rFonts w:ascii="Arial" w:hAnsi="Arial" w:cs="Arial"/>
          <w:sz w:val="24"/>
        </w:rPr>
        <w:t>Use Case Diagram</w:t>
      </w:r>
      <w:bookmarkEnd w:id="81"/>
      <w:bookmarkEnd w:id="82"/>
      <w:bookmarkEnd w:id="83"/>
      <w:r>
        <w:rPr>
          <w:rFonts w:ascii="Arial" w:hAnsi="Arial" w:cs="Arial"/>
          <w:sz w:val="24"/>
        </w:rPr>
        <w:t>s</w:t>
      </w:r>
      <w:bookmarkEnd w:id="84"/>
    </w:p>
    <w:p w:rsidR="0065019E" w:rsidRDefault="0065019E" w:rsidP="00CE024F">
      <w:pPr>
        <w:pStyle w:val="H2"/>
        <w:keepNext/>
        <w:spacing w:after="120"/>
        <w:ind w:left="390"/>
        <w:jc w:val="both"/>
      </w:pPr>
      <w:r>
        <w:rPr>
          <w:rFonts w:ascii="Arial" w:hAnsi="Arial" w:cs="Arial"/>
          <w:sz w:val="24"/>
        </w:rPr>
        <w:lastRenderedPageBreak/>
        <w:pict>
          <v:shape id="_x0000_i1031" type="#_x0000_t75" style="width:500.25pt;height:525pt">
            <v:imagedata r:id="rId21" o:title="WhatsApp Image 2021-12-26 at 4" cropbottom="13066f" cropright="9257f"/>
          </v:shape>
        </w:pict>
      </w:r>
    </w:p>
    <w:p w:rsidR="0065019E" w:rsidRDefault="0065019E" w:rsidP="00CE024F">
      <w:pPr>
        <w:pStyle w:val="Caption"/>
        <w:jc w:val="both"/>
        <w:rPr>
          <w:rFonts w:ascii="Arial" w:hAnsi="Arial" w:cs="Arial"/>
          <w:sz w:val="24"/>
        </w:rPr>
      </w:pPr>
      <w:r>
        <w:t xml:space="preserve">Figure </w:t>
      </w:r>
      <w:fldSimple w:instr=" SEQ Figure \* ARABIC ">
        <w:r>
          <w:rPr>
            <w:noProof/>
          </w:rPr>
          <w:t>7</w:t>
        </w:r>
      </w:fldSimple>
      <w:r>
        <w:t xml:space="preserve"> Use case diagram for user</w:t>
      </w:r>
    </w:p>
    <w:p w:rsidR="0065019E" w:rsidRDefault="0065019E" w:rsidP="00CE024F">
      <w:pPr>
        <w:pStyle w:val="BodyText2"/>
        <w:keepNext/>
        <w:ind w:firstLine="360"/>
        <w:jc w:val="both"/>
      </w:pPr>
      <w:r>
        <w:rPr>
          <w:rFonts w:ascii="Arial" w:hAnsi="Arial" w:cs="Arial"/>
        </w:rPr>
        <w:lastRenderedPageBreak/>
        <w:pict>
          <v:shape id="_x0000_i1032" type="#_x0000_t75" style="width:558.75pt;height:613.5pt">
            <v:imagedata r:id="rId22" o:title="Use case diagram (2)" cropbottom="16354f" cropright="-330f"/>
          </v:shape>
        </w:pict>
      </w:r>
    </w:p>
    <w:p w:rsidR="0065019E" w:rsidRDefault="0065019E" w:rsidP="00CE024F">
      <w:pPr>
        <w:pStyle w:val="Caption"/>
        <w:jc w:val="both"/>
        <w:rPr>
          <w:rFonts w:ascii="Arial" w:hAnsi="Arial" w:cs="Arial"/>
        </w:rPr>
      </w:pPr>
      <w:r>
        <w:t xml:space="preserve">Figure </w:t>
      </w:r>
      <w:fldSimple w:instr=" SEQ Figure \* ARABIC ">
        <w:r>
          <w:rPr>
            <w:noProof/>
          </w:rPr>
          <w:t>8</w:t>
        </w:r>
      </w:fldSimple>
      <w:r>
        <w:t>: Use case diagram for Admin</w:t>
      </w:r>
    </w:p>
    <w:p w:rsidR="0065019E" w:rsidRDefault="0065019E">
      <w:pPr>
        <w:pStyle w:val="H2"/>
        <w:jc w:val="both"/>
      </w:pPr>
      <w:r>
        <w:t xml:space="preserve">     </w:t>
      </w:r>
    </w:p>
    <w:p w:rsidR="0065019E" w:rsidRDefault="0065019E">
      <w:pPr>
        <w:pStyle w:val="H2"/>
        <w:jc w:val="both"/>
        <w:rPr>
          <w:sz w:val="16"/>
        </w:rPr>
      </w:pPr>
    </w:p>
    <w:p w:rsidR="0065019E" w:rsidRPr="006A594A" w:rsidRDefault="0065019E" w:rsidP="0065019E">
      <w:pPr>
        <w:pStyle w:val="H2"/>
        <w:numPr>
          <w:ilvl w:val="1"/>
          <w:numId w:val="11"/>
        </w:numPr>
        <w:spacing w:after="120"/>
        <w:jc w:val="both"/>
        <w:rPr>
          <w:rFonts w:ascii="Arial" w:hAnsi="Arial" w:cs="Arial"/>
          <w:sz w:val="24"/>
        </w:rPr>
      </w:pPr>
      <w:bookmarkStart w:id="85" w:name="_Toc534602099"/>
      <w:bookmarkStart w:id="86" w:name="_Toc534602254"/>
      <w:bookmarkStart w:id="87" w:name="_Toc51264303"/>
      <w:bookmarkStart w:id="88" w:name="_Toc51415515"/>
      <w:r>
        <w:rPr>
          <w:rFonts w:ascii="Arial" w:hAnsi="Arial" w:cs="Arial"/>
          <w:sz w:val="24"/>
        </w:rPr>
        <w:t>Use Case</w:t>
      </w:r>
      <w:bookmarkEnd w:id="85"/>
      <w:bookmarkEnd w:id="86"/>
      <w:bookmarkEnd w:id="87"/>
      <w:r>
        <w:rPr>
          <w:rFonts w:ascii="Arial" w:hAnsi="Arial" w:cs="Arial"/>
          <w:sz w:val="24"/>
        </w:rPr>
        <w:t xml:space="preserve"> Description</w:t>
      </w:r>
      <w:bookmarkEnd w:id="88"/>
    </w:p>
    <w:p w:rsidR="0065019E" w:rsidRDefault="0065019E">
      <w:pPr>
        <w:rPr>
          <w:sz w:val="20"/>
        </w:rPr>
      </w:pPr>
    </w:p>
    <w:tbl>
      <w:tblPr>
        <w:tblW w:w="9313"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6"/>
        <w:gridCol w:w="1855"/>
        <w:gridCol w:w="424"/>
        <w:gridCol w:w="1496"/>
        <w:gridCol w:w="4642"/>
      </w:tblGrid>
      <w:tr w:rsidR="0065019E" w:rsidTr="005F76E4">
        <w:tblPrEx>
          <w:tblCellMar>
            <w:top w:w="0" w:type="dxa"/>
            <w:bottom w:w="0" w:type="dxa"/>
          </w:tblCellMar>
        </w:tblPrEx>
        <w:trPr>
          <w:cantSplit/>
          <w:trHeight w:val="183"/>
        </w:trPr>
        <w:tc>
          <w:tcPr>
            <w:tcW w:w="9313" w:type="dxa"/>
            <w:gridSpan w:val="5"/>
          </w:tcPr>
          <w:p w:rsidR="0065019E" w:rsidRDefault="0065019E" w:rsidP="00B8186F">
            <w:pPr>
              <w:jc w:val="center"/>
              <w:rPr>
                <w:b/>
                <w:sz w:val="28"/>
              </w:rPr>
            </w:pPr>
            <w:r>
              <w:rPr>
                <w:b/>
                <w:sz w:val="28"/>
              </w:rPr>
              <w:t>1: Register</w:t>
            </w:r>
          </w:p>
        </w:tc>
      </w:tr>
      <w:tr w:rsidR="0065019E" w:rsidTr="005F76E4">
        <w:tblPrEx>
          <w:tblCellMar>
            <w:top w:w="0" w:type="dxa"/>
            <w:bottom w:w="0" w:type="dxa"/>
          </w:tblCellMar>
        </w:tblPrEx>
        <w:trPr>
          <w:cantSplit/>
          <w:trHeight w:val="183"/>
        </w:trPr>
        <w:tc>
          <w:tcPr>
            <w:tcW w:w="9313" w:type="dxa"/>
            <w:gridSpan w:val="5"/>
          </w:tcPr>
          <w:p w:rsidR="0065019E" w:rsidRDefault="0065019E" w:rsidP="00B8186F">
            <w:pPr>
              <w:rPr>
                <w:i/>
                <w:sz w:val="20"/>
              </w:rPr>
            </w:pPr>
            <w:r>
              <w:rPr>
                <w:b/>
                <w:sz w:val="20"/>
              </w:rPr>
              <w:t>Actors:</w:t>
            </w:r>
            <w:r>
              <w:rPr>
                <w:b/>
                <w:sz w:val="20"/>
              </w:rPr>
              <w:tab/>
            </w:r>
            <w:r>
              <w:rPr>
                <w:sz w:val="20"/>
              </w:rPr>
              <w:t xml:space="preserve">                               </w:t>
            </w:r>
            <w:r>
              <w:rPr>
                <w:i/>
                <w:sz w:val="20"/>
              </w:rPr>
              <w:t>User, Admin</w:t>
            </w:r>
          </w:p>
        </w:tc>
      </w:tr>
      <w:tr w:rsidR="0065019E" w:rsidTr="005F76E4">
        <w:tblPrEx>
          <w:tblCellMar>
            <w:top w:w="0" w:type="dxa"/>
            <w:bottom w:w="0" w:type="dxa"/>
          </w:tblCellMar>
        </w:tblPrEx>
        <w:trPr>
          <w:cantSplit/>
          <w:trHeight w:val="183"/>
        </w:trPr>
        <w:tc>
          <w:tcPr>
            <w:tcW w:w="9313" w:type="dxa"/>
            <w:gridSpan w:val="5"/>
          </w:tcPr>
          <w:p w:rsidR="0065019E" w:rsidRDefault="0065019E" w:rsidP="00B8186F">
            <w:pPr>
              <w:rPr>
                <w:sz w:val="20"/>
              </w:rPr>
            </w:pPr>
            <w:r>
              <w:rPr>
                <w:b/>
                <w:sz w:val="20"/>
              </w:rPr>
              <w:t>Feature:</w:t>
            </w:r>
            <w:r>
              <w:t xml:space="preserve">                   </w:t>
            </w:r>
          </w:p>
        </w:tc>
      </w:tr>
      <w:tr w:rsidR="0065019E" w:rsidTr="005F76E4">
        <w:tblPrEx>
          <w:tblCellMar>
            <w:top w:w="0" w:type="dxa"/>
            <w:bottom w:w="0" w:type="dxa"/>
          </w:tblCellMar>
        </w:tblPrEx>
        <w:trPr>
          <w:trHeight w:val="183"/>
        </w:trPr>
        <w:tc>
          <w:tcPr>
            <w:tcW w:w="2751" w:type="dxa"/>
            <w:gridSpan w:val="2"/>
          </w:tcPr>
          <w:p w:rsidR="0065019E" w:rsidRDefault="0065019E" w:rsidP="00B8186F">
            <w:pPr>
              <w:rPr>
                <w:b/>
                <w:sz w:val="20"/>
              </w:rPr>
            </w:pPr>
            <w:r>
              <w:rPr>
                <w:b/>
                <w:sz w:val="20"/>
              </w:rPr>
              <w:t>Use case Id:</w:t>
            </w:r>
          </w:p>
        </w:tc>
        <w:tc>
          <w:tcPr>
            <w:tcW w:w="6561" w:type="dxa"/>
            <w:gridSpan w:val="3"/>
          </w:tcPr>
          <w:p w:rsidR="0065019E" w:rsidRDefault="0065019E" w:rsidP="00B8186F">
            <w:pPr>
              <w:rPr>
                <w:i/>
                <w:sz w:val="20"/>
              </w:rPr>
            </w:pPr>
            <w:r>
              <w:rPr>
                <w:i/>
                <w:sz w:val="20"/>
              </w:rPr>
              <w:t>1</w:t>
            </w:r>
          </w:p>
        </w:tc>
      </w:tr>
      <w:tr w:rsidR="0065019E" w:rsidTr="005F76E4">
        <w:tblPrEx>
          <w:tblCellMar>
            <w:top w:w="0" w:type="dxa"/>
            <w:bottom w:w="0" w:type="dxa"/>
          </w:tblCellMar>
        </w:tblPrEx>
        <w:trPr>
          <w:trHeight w:val="268"/>
        </w:trPr>
        <w:tc>
          <w:tcPr>
            <w:tcW w:w="2751" w:type="dxa"/>
            <w:gridSpan w:val="2"/>
          </w:tcPr>
          <w:p w:rsidR="0065019E" w:rsidRDefault="0065019E" w:rsidP="00B8186F">
            <w:pPr>
              <w:rPr>
                <w:b/>
                <w:sz w:val="20"/>
              </w:rPr>
            </w:pPr>
            <w:r>
              <w:rPr>
                <w:b/>
                <w:sz w:val="20"/>
              </w:rPr>
              <w:t>Pre-condition:</w:t>
            </w:r>
          </w:p>
        </w:tc>
        <w:tc>
          <w:tcPr>
            <w:tcW w:w="6561" w:type="dxa"/>
            <w:gridSpan w:val="3"/>
          </w:tcPr>
          <w:p w:rsidR="0065019E" w:rsidRDefault="0065019E" w:rsidP="00B8186F">
            <w:pPr>
              <w:rPr>
                <w:sz w:val="20"/>
              </w:rPr>
            </w:pPr>
            <w:r>
              <w:rPr>
                <w:i/>
                <w:sz w:val="20"/>
              </w:rPr>
              <w:t>User must have an email address to register.</w:t>
            </w:r>
          </w:p>
        </w:tc>
      </w:tr>
      <w:tr w:rsidR="0065019E" w:rsidTr="005F76E4">
        <w:tblPrEx>
          <w:tblCellMar>
            <w:top w:w="0" w:type="dxa"/>
            <w:bottom w:w="0" w:type="dxa"/>
          </w:tblCellMar>
        </w:tblPrEx>
        <w:trPr>
          <w:cantSplit/>
          <w:trHeight w:val="368"/>
        </w:trPr>
        <w:tc>
          <w:tcPr>
            <w:tcW w:w="9313" w:type="dxa"/>
            <w:gridSpan w:val="5"/>
          </w:tcPr>
          <w:p w:rsidR="0065019E" w:rsidRDefault="0065019E" w:rsidP="00B8186F">
            <w:pPr>
              <w:rPr>
                <w:b/>
                <w:sz w:val="20"/>
              </w:rPr>
            </w:pPr>
            <w:r>
              <w:rPr>
                <w:b/>
                <w:sz w:val="22"/>
              </w:rPr>
              <w:t>Scenarios</w:t>
            </w:r>
          </w:p>
        </w:tc>
      </w:tr>
      <w:tr w:rsidR="0065019E" w:rsidTr="005F76E4">
        <w:tblPrEx>
          <w:tblCellMar>
            <w:top w:w="0" w:type="dxa"/>
            <w:bottom w:w="0" w:type="dxa"/>
          </w:tblCellMar>
        </w:tblPrEx>
        <w:trPr>
          <w:cantSplit/>
          <w:trHeight w:val="368"/>
        </w:trPr>
        <w:tc>
          <w:tcPr>
            <w:tcW w:w="896" w:type="dxa"/>
          </w:tcPr>
          <w:p w:rsidR="0065019E" w:rsidRDefault="0065019E" w:rsidP="00B8186F">
            <w:pPr>
              <w:rPr>
                <w:b/>
                <w:sz w:val="20"/>
              </w:rPr>
            </w:pPr>
            <w:r>
              <w:rPr>
                <w:b/>
                <w:sz w:val="20"/>
              </w:rPr>
              <w:t>Step#</w:t>
            </w:r>
          </w:p>
        </w:tc>
        <w:tc>
          <w:tcPr>
            <w:tcW w:w="3775" w:type="dxa"/>
            <w:gridSpan w:val="3"/>
          </w:tcPr>
          <w:p w:rsidR="0065019E" w:rsidRDefault="0065019E" w:rsidP="00B8186F">
            <w:pPr>
              <w:rPr>
                <w:b/>
                <w:sz w:val="20"/>
              </w:rPr>
            </w:pPr>
            <w:r>
              <w:rPr>
                <w:b/>
                <w:sz w:val="20"/>
              </w:rPr>
              <w:t>Action</w:t>
            </w:r>
          </w:p>
        </w:tc>
        <w:tc>
          <w:tcPr>
            <w:tcW w:w="4641" w:type="dxa"/>
          </w:tcPr>
          <w:p w:rsidR="0065019E" w:rsidRDefault="0065019E" w:rsidP="00B8186F">
            <w:pPr>
              <w:rPr>
                <w:b/>
                <w:sz w:val="20"/>
              </w:rPr>
            </w:pPr>
            <w:r>
              <w:rPr>
                <w:b/>
                <w:sz w:val="20"/>
              </w:rPr>
              <w:t>Software Reaction</w:t>
            </w:r>
          </w:p>
        </w:tc>
      </w:tr>
      <w:tr w:rsidR="0065019E" w:rsidTr="005F76E4">
        <w:tblPrEx>
          <w:tblCellMar>
            <w:top w:w="0" w:type="dxa"/>
            <w:bottom w:w="0" w:type="dxa"/>
          </w:tblCellMar>
        </w:tblPrEx>
        <w:trPr>
          <w:cantSplit/>
          <w:trHeight w:val="183"/>
        </w:trPr>
        <w:tc>
          <w:tcPr>
            <w:tcW w:w="896" w:type="dxa"/>
          </w:tcPr>
          <w:p w:rsidR="0065019E" w:rsidRDefault="0065019E" w:rsidP="00B8186F">
            <w:pPr>
              <w:rPr>
                <w:b/>
                <w:sz w:val="20"/>
              </w:rPr>
            </w:pPr>
            <w:r>
              <w:rPr>
                <w:b/>
                <w:sz w:val="20"/>
              </w:rPr>
              <w:t>1.</w:t>
            </w:r>
          </w:p>
        </w:tc>
        <w:tc>
          <w:tcPr>
            <w:tcW w:w="3775" w:type="dxa"/>
            <w:gridSpan w:val="3"/>
          </w:tcPr>
          <w:p w:rsidR="0065019E" w:rsidRDefault="0065019E" w:rsidP="00B8186F">
            <w:pPr>
              <w:rPr>
                <w:i/>
                <w:sz w:val="20"/>
              </w:rPr>
            </w:pPr>
            <w:r>
              <w:rPr>
                <w:i/>
                <w:sz w:val="20"/>
              </w:rPr>
              <w:t>Give name, id and password</w:t>
            </w:r>
          </w:p>
        </w:tc>
        <w:tc>
          <w:tcPr>
            <w:tcW w:w="4641" w:type="dxa"/>
          </w:tcPr>
          <w:p w:rsidR="0065019E" w:rsidRDefault="0065019E" w:rsidP="00B8186F">
            <w:pPr>
              <w:rPr>
                <w:i/>
                <w:sz w:val="20"/>
              </w:rPr>
            </w:pPr>
            <w:r>
              <w:rPr>
                <w:i/>
                <w:sz w:val="20"/>
              </w:rPr>
              <w:t>Takes input</w:t>
            </w:r>
          </w:p>
        </w:tc>
      </w:tr>
      <w:tr w:rsidR="0065019E" w:rsidTr="005F76E4">
        <w:tblPrEx>
          <w:tblCellMar>
            <w:top w:w="0" w:type="dxa"/>
            <w:bottom w:w="0" w:type="dxa"/>
          </w:tblCellMar>
        </w:tblPrEx>
        <w:trPr>
          <w:cantSplit/>
          <w:trHeight w:val="252"/>
        </w:trPr>
        <w:tc>
          <w:tcPr>
            <w:tcW w:w="896" w:type="dxa"/>
          </w:tcPr>
          <w:p w:rsidR="0065019E" w:rsidRDefault="0065019E" w:rsidP="00B8186F">
            <w:pPr>
              <w:rPr>
                <w:b/>
                <w:sz w:val="20"/>
              </w:rPr>
            </w:pPr>
            <w:r>
              <w:rPr>
                <w:b/>
                <w:sz w:val="20"/>
              </w:rPr>
              <w:t>2.</w:t>
            </w:r>
          </w:p>
        </w:tc>
        <w:tc>
          <w:tcPr>
            <w:tcW w:w="3775" w:type="dxa"/>
            <w:gridSpan w:val="3"/>
          </w:tcPr>
          <w:p w:rsidR="0065019E" w:rsidRDefault="0065019E" w:rsidP="00391A97">
            <w:pPr>
              <w:rPr>
                <w:sz w:val="20"/>
              </w:rPr>
            </w:pPr>
            <w:r>
              <w:rPr>
                <w:sz w:val="20"/>
              </w:rPr>
              <w:t>User clicks register button</w:t>
            </w:r>
          </w:p>
        </w:tc>
        <w:tc>
          <w:tcPr>
            <w:tcW w:w="4641" w:type="dxa"/>
          </w:tcPr>
          <w:p w:rsidR="0065019E" w:rsidRDefault="0065019E" w:rsidP="00B8186F">
            <w:pPr>
              <w:rPr>
                <w:sz w:val="20"/>
              </w:rPr>
            </w:pPr>
            <w:r>
              <w:rPr>
                <w:i/>
                <w:sz w:val="20"/>
              </w:rPr>
              <w:t>Software checks the validity of credentials</w:t>
            </w:r>
          </w:p>
        </w:tc>
      </w:tr>
      <w:tr w:rsidR="0065019E" w:rsidTr="005F76E4">
        <w:tblPrEx>
          <w:tblCellMar>
            <w:top w:w="0" w:type="dxa"/>
            <w:bottom w:w="0" w:type="dxa"/>
          </w:tblCellMar>
        </w:tblPrEx>
        <w:trPr>
          <w:cantSplit/>
          <w:trHeight w:val="352"/>
        </w:trPr>
        <w:tc>
          <w:tcPr>
            <w:tcW w:w="896" w:type="dxa"/>
          </w:tcPr>
          <w:p w:rsidR="0065019E" w:rsidRDefault="0065019E" w:rsidP="00B8186F">
            <w:pPr>
              <w:rPr>
                <w:b/>
                <w:sz w:val="20"/>
              </w:rPr>
            </w:pPr>
          </w:p>
        </w:tc>
        <w:tc>
          <w:tcPr>
            <w:tcW w:w="3775" w:type="dxa"/>
            <w:gridSpan w:val="3"/>
          </w:tcPr>
          <w:p w:rsidR="0065019E" w:rsidRDefault="0065019E" w:rsidP="00B8186F">
            <w:pPr>
              <w:rPr>
                <w:sz w:val="20"/>
              </w:rPr>
            </w:pPr>
          </w:p>
        </w:tc>
        <w:tc>
          <w:tcPr>
            <w:tcW w:w="4641" w:type="dxa"/>
          </w:tcPr>
          <w:p w:rsidR="0065019E" w:rsidRDefault="0065019E" w:rsidP="00B8186F">
            <w:pPr>
              <w:rPr>
                <w:sz w:val="20"/>
              </w:rPr>
            </w:pPr>
          </w:p>
        </w:tc>
      </w:tr>
      <w:tr w:rsidR="0065019E" w:rsidTr="005F76E4">
        <w:tblPrEx>
          <w:tblCellMar>
            <w:top w:w="0" w:type="dxa"/>
            <w:bottom w:w="0" w:type="dxa"/>
          </w:tblCellMar>
        </w:tblPrEx>
        <w:trPr>
          <w:cantSplit/>
          <w:trHeight w:val="386"/>
        </w:trPr>
        <w:tc>
          <w:tcPr>
            <w:tcW w:w="9313" w:type="dxa"/>
            <w:gridSpan w:val="5"/>
          </w:tcPr>
          <w:p w:rsidR="0065019E" w:rsidRDefault="0065019E" w:rsidP="00B8186F">
            <w:pPr>
              <w:rPr>
                <w:b/>
                <w:sz w:val="20"/>
              </w:rPr>
            </w:pPr>
            <w:r>
              <w:rPr>
                <w:b/>
                <w:sz w:val="20"/>
              </w:rPr>
              <w:t>Alternate Scenarios:</w:t>
            </w:r>
          </w:p>
        </w:tc>
      </w:tr>
      <w:tr w:rsidR="0065019E" w:rsidTr="005F76E4">
        <w:tblPrEx>
          <w:tblCellMar>
            <w:top w:w="0" w:type="dxa"/>
            <w:bottom w:w="0" w:type="dxa"/>
          </w:tblCellMar>
        </w:tblPrEx>
        <w:trPr>
          <w:cantSplit/>
          <w:trHeight w:val="1189"/>
        </w:trPr>
        <w:tc>
          <w:tcPr>
            <w:tcW w:w="9313" w:type="dxa"/>
            <w:gridSpan w:val="5"/>
          </w:tcPr>
          <w:p w:rsidR="0065019E" w:rsidRDefault="0065019E" w:rsidP="00B8186F">
            <w:pPr>
              <w:rPr>
                <w:b/>
                <w:bCs/>
                <w:iCs/>
                <w:sz w:val="20"/>
              </w:rPr>
            </w:pPr>
            <w:r>
              <w:rPr>
                <w:b/>
                <w:bCs/>
                <w:iCs/>
                <w:sz w:val="20"/>
              </w:rPr>
              <w:t>2a:</w:t>
            </w:r>
          </w:p>
          <w:p w:rsidR="0065019E" w:rsidRPr="00391A97" w:rsidRDefault="0065019E" w:rsidP="00B8186F">
            <w:pPr>
              <w:rPr>
                <w:bCs/>
                <w:iCs/>
                <w:sz w:val="20"/>
              </w:rPr>
            </w:pPr>
            <w:r w:rsidRPr="00391A97">
              <w:rPr>
                <w:bCs/>
                <w:iCs/>
                <w:sz w:val="20"/>
              </w:rPr>
              <w:t xml:space="preserve">     If information is valid, the account is successfully created.</w:t>
            </w:r>
          </w:p>
          <w:p w:rsidR="0065019E" w:rsidRDefault="0065019E" w:rsidP="00B8186F">
            <w:pPr>
              <w:rPr>
                <w:b/>
                <w:bCs/>
                <w:iCs/>
                <w:sz w:val="20"/>
              </w:rPr>
            </w:pPr>
            <w:r>
              <w:rPr>
                <w:b/>
                <w:bCs/>
                <w:iCs/>
                <w:sz w:val="20"/>
              </w:rPr>
              <w:t>2b:</w:t>
            </w:r>
          </w:p>
          <w:p w:rsidR="0065019E" w:rsidRPr="006A594A" w:rsidRDefault="0065019E" w:rsidP="006A594A">
            <w:pPr>
              <w:rPr>
                <w:bCs/>
                <w:iCs/>
                <w:sz w:val="20"/>
              </w:rPr>
            </w:pPr>
            <w:r>
              <w:rPr>
                <w:b/>
                <w:bCs/>
                <w:iCs/>
                <w:sz w:val="20"/>
              </w:rPr>
              <w:t xml:space="preserve">     </w:t>
            </w:r>
            <w:r w:rsidRPr="00391A97">
              <w:rPr>
                <w:bCs/>
                <w:iCs/>
                <w:sz w:val="20"/>
              </w:rPr>
              <w:t>If information is invalid user is asked to provide valid credentials.</w:t>
            </w:r>
          </w:p>
        </w:tc>
      </w:tr>
      <w:tr w:rsidR="0065019E" w:rsidTr="005F76E4">
        <w:tblPrEx>
          <w:tblCellMar>
            <w:top w:w="0" w:type="dxa"/>
            <w:bottom w:w="0" w:type="dxa"/>
          </w:tblCellMar>
        </w:tblPrEx>
        <w:trPr>
          <w:cantSplit/>
          <w:trHeight w:val="352"/>
        </w:trPr>
        <w:tc>
          <w:tcPr>
            <w:tcW w:w="9313" w:type="dxa"/>
            <w:gridSpan w:val="5"/>
          </w:tcPr>
          <w:p w:rsidR="0065019E" w:rsidRDefault="0065019E" w:rsidP="00B8186F">
            <w:pPr>
              <w:rPr>
                <w:b/>
                <w:sz w:val="20"/>
              </w:rPr>
            </w:pPr>
            <w:r>
              <w:rPr>
                <w:b/>
                <w:sz w:val="22"/>
              </w:rPr>
              <w:t xml:space="preserve">Post Conditions </w:t>
            </w:r>
          </w:p>
        </w:tc>
      </w:tr>
      <w:tr w:rsidR="0065019E" w:rsidTr="005F76E4">
        <w:tblPrEx>
          <w:tblCellMar>
            <w:top w:w="0" w:type="dxa"/>
            <w:bottom w:w="0" w:type="dxa"/>
          </w:tblCellMar>
        </w:tblPrEx>
        <w:trPr>
          <w:cantSplit/>
          <w:trHeight w:val="352"/>
        </w:trPr>
        <w:tc>
          <w:tcPr>
            <w:tcW w:w="896" w:type="dxa"/>
            <w:tcBorders>
              <w:bottom w:val="single" w:sz="4" w:space="0" w:color="auto"/>
            </w:tcBorders>
          </w:tcPr>
          <w:p w:rsidR="0065019E" w:rsidRDefault="0065019E" w:rsidP="00B8186F">
            <w:pPr>
              <w:rPr>
                <w:b/>
                <w:sz w:val="20"/>
              </w:rPr>
            </w:pPr>
            <w:ins w:id="89" w:author="Maryum Xedi" w:date="2002-04-03T20:08:00Z">
              <w:r>
                <w:rPr>
                  <w:b/>
                  <w:sz w:val="20"/>
                </w:rPr>
                <w:t>S</w:t>
              </w:r>
            </w:ins>
            <w:del w:id="90" w:author="Maryum Xedi" w:date="2002-04-03T20:08:00Z">
              <w:r>
                <w:rPr>
                  <w:b/>
                  <w:sz w:val="20"/>
                </w:rPr>
                <w:delText>S</w:delText>
              </w:r>
            </w:del>
            <w:r>
              <w:rPr>
                <w:b/>
                <w:sz w:val="20"/>
              </w:rPr>
              <w:t>tep#</w:t>
            </w:r>
          </w:p>
        </w:tc>
        <w:tc>
          <w:tcPr>
            <w:tcW w:w="8416" w:type="dxa"/>
            <w:gridSpan w:val="4"/>
            <w:tcBorders>
              <w:bottom w:val="single" w:sz="4" w:space="0" w:color="auto"/>
            </w:tcBorders>
          </w:tcPr>
          <w:p w:rsidR="0065019E" w:rsidRDefault="0065019E" w:rsidP="00B8186F">
            <w:pPr>
              <w:rPr>
                <w:b/>
                <w:sz w:val="20"/>
              </w:rPr>
            </w:pPr>
            <w:r>
              <w:rPr>
                <w:b/>
                <w:sz w:val="20"/>
              </w:rPr>
              <w:t>Description</w:t>
            </w:r>
          </w:p>
        </w:tc>
      </w:tr>
      <w:tr w:rsidR="0065019E" w:rsidTr="005F76E4">
        <w:tblPrEx>
          <w:tblCellMar>
            <w:top w:w="0" w:type="dxa"/>
            <w:bottom w:w="0" w:type="dxa"/>
          </w:tblCellMar>
        </w:tblPrEx>
        <w:trPr>
          <w:cantSplit/>
          <w:trHeight w:val="352"/>
        </w:trPr>
        <w:tc>
          <w:tcPr>
            <w:tcW w:w="896" w:type="dxa"/>
          </w:tcPr>
          <w:p w:rsidR="0065019E" w:rsidRDefault="0065019E" w:rsidP="00B8186F">
            <w:pPr>
              <w:rPr>
                <w:b/>
                <w:sz w:val="20"/>
              </w:rPr>
            </w:pPr>
            <w:del w:id="91" w:author="Maryum Xedi" w:date="2002-04-03T20:08:00Z">
              <w:r>
                <w:rPr>
                  <w:b/>
                  <w:sz w:val="20"/>
                </w:rPr>
                <w:delText>1</w:delText>
              </w:r>
            </w:del>
          </w:p>
        </w:tc>
        <w:tc>
          <w:tcPr>
            <w:tcW w:w="8416" w:type="dxa"/>
            <w:gridSpan w:val="4"/>
          </w:tcPr>
          <w:p w:rsidR="0065019E" w:rsidRDefault="0065019E" w:rsidP="00B8186F">
            <w:pPr>
              <w:rPr>
                <w:i/>
                <w:sz w:val="20"/>
              </w:rPr>
            </w:pPr>
            <w:r>
              <w:rPr>
                <w:i/>
                <w:sz w:val="20"/>
              </w:rPr>
              <w:t>If registered person is admin, he/she can view and update or edit the information.</w:t>
            </w:r>
          </w:p>
        </w:tc>
      </w:tr>
      <w:tr w:rsidR="0065019E" w:rsidTr="005F76E4">
        <w:tblPrEx>
          <w:tblCellMar>
            <w:top w:w="0" w:type="dxa"/>
            <w:bottom w:w="0" w:type="dxa"/>
          </w:tblCellMar>
        </w:tblPrEx>
        <w:trPr>
          <w:cantSplit/>
          <w:trHeight w:val="352"/>
        </w:trPr>
        <w:tc>
          <w:tcPr>
            <w:tcW w:w="896" w:type="dxa"/>
          </w:tcPr>
          <w:p w:rsidR="0065019E" w:rsidRDefault="0065019E" w:rsidP="001A5412">
            <w:pPr>
              <w:rPr>
                <w:b/>
                <w:sz w:val="20"/>
              </w:rPr>
            </w:pPr>
            <w:del w:id="92" w:author="Maryum Xedi" w:date="2002-04-03T20:08:00Z">
              <w:r>
                <w:rPr>
                  <w:b/>
                  <w:sz w:val="20"/>
                </w:rPr>
                <w:delText>2</w:delText>
              </w:r>
            </w:del>
          </w:p>
        </w:tc>
        <w:tc>
          <w:tcPr>
            <w:tcW w:w="8416" w:type="dxa"/>
            <w:gridSpan w:val="4"/>
          </w:tcPr>
          <w:p w:rsidR="0065019E" w:rsidRDefault="0065019E" w:rsidP="001A5412">
            <w:pPr>
              <w:rPr>
                <w:i/>
                <w:sz w:val="20"/>
              </w:rPr>
            </w:pPr>
            <w:r>
              <w:rPr>
                <w:i/>
                <w:sz w:val="20"/>
              </w:rPr>
              <w:t>If registered person is user, he/she can only view the information.</w:t>
            </w:r>
          </w:p>
        </w:tc>
      </w:tr>
      <w:tr w:rsidR="0065019E" w:rsidTr="005F76E4">
        <w:tblPrEx>
          <w:tblCellMar>
            <w:top w:w="0" w:type="dxa"/>
            <w:bottom w:w="0" w:type="dxa"/>
          </w:tblCellMar>
        </w:tblPrEx>
        <w:trPr>
          <w:cantSplit/>
          <w:trHeight w:val="352"/>
        </w:trPr>
        <w:tc>
          <w:tcPr>
            <w:tcW w:w="3175" w:type="dxa"/>
            <w:gridSpan w:val="3"/>
            <w:tcBorders>
              <w:bottom w:val="single" w:sz="4" w:space="0" w:color="auto"/>
            </w:tcBorders>
          </w:tcPr>
          <w:p w:rsidR="0065019E" w:rsidRDefault="0065019E" w:rsidP="001A5412">
            <w:pPr>
              <w:rPr>
                <w:b/>
                <w:sz w:val="20"/>
              </w:rPr>
            </w:pPr>
            <w:r>
              <w:rPr>
                <w:b/>
                <w:sz w:val="20"/>
              </w:rPr>
              <w:t>Use Case Cross referenced</w:t>
            </w:r>
          </w:p>
        </w:tc>
        <w:tc>
          <w:tcPr>
            <w:tcW w:w="6138" w:type="dxa"/>
            <w:gridSpan w:val="2"/>
          </w:tcPr>
          <w:p w:rsidR="0065019E" w:rsidRDefault="0065019E" w:rsidP="001A5412">
            <w:pPr>
              <w:rPr>
                <w:i/>
                <w:sz w:val="20"/>
              </w:rPr>
            </w:pPr>
            <w:r>
              <w:rPr>
                <w:i/>
                <w:sz w:val="20"/>
              </w:rPr>
              <w:t>Login</w:t>
            </w:r>
          </w:p>
        </w:tc>
      </w:tr>
      <w:tr w:rsidR="0065019E" w:rsidTr="005F76E4">
        <w:tblPrEx>
          <w:tblCellMar>
            <w:top w:w="0" w:type="dxa"/>
            <w:bottom w:w="0" w:type="dxa"/>
          </w:tblCellMar>
        </w:tblPrEx>
        <w:trPr>
          <w:cantSplit/>
          <w:trHeight w:val="352"/>
        </w:trPr>
        <w:tc>
          <w:tcPr>
            <w:tcW w:w="3175" w:type="dxa"/>
            <w:gridSpan w:val="3"/>
            <w:tcBorders>
              <w:top w:val="single" w:sz="4" w:space="0" w:color="auto"/>
            </w:tcBorders>
          </w:tcPr>
          <w:p w:rsidR="0065019E" w:rsidRDefault="0065019E" w:rsidP="001A5412">
            <w:pPr>
              <w:rPr>
                <w:b/>
                <w:sz w:val="20"/>
              </w:rPr>
            </w:pPr>
            <w:r>
              <w:rPr>
                <w:b/>
                <w:sz w:val="20"/>
              </w:rPr>
              <w:t>User Interface reference</w:t>
            </w:r>
          </w:p>
        </w:tc>
        <w:tc>
          <w:tcPr>
            <w:tcW w:w="6138" w:type="dxa"/>
            <w:gridSpan w:val="2"/>
          </w:tcPr>
          <w:p w:rsidR="0065019E" w:rsidRDefault="0065019E" w:rsidP="001A5412">
            <w:pPr>
              <w:rPr>
                <w:i/>
                <w:sz w:val="20"/>
              </w:rPr>
            </w:pPr>
          </w:p>
        </w:tc>
      </w:tr>
      <w:tr w:rsidR="0065019E" w:rsidTr="005F76E4">
        <w:tblPrEx>
          <w:tblCellMar>
            <w:top w:w="0" w:type="dxa"/>
            <w:bottom w:w="0" w:type="dxa"/>
          </w:tblCellMar>
        </w:tblPrEx>
        <w:trPr>
          <w:cantSplit/>
          <w:trHeight w:val="352"/>
          <w:ins w:id="93" w:author="Maryum Xedi" w:date="2002-04-03T20:08:00Z"/>
        </w:trPr>
        <w:tc>
          <w:tcPr>
            <w:tcW w:w="9313" w:type="dxa"/>
            <w:gridSpan w:val="5"/>
            <w:tcBorders>
              <w:bottom w:val="single" w:sz="4" w:space="0" w:color="auto"/>
            </w:tcBorders>
          </w:tcPr>
          <w:p w:rsidR="0065019E" w:rsidRDefault="0065019E" w:rsidP="00D000CA">
            <w:pPr>
              <w:rPr>
                <w:ins w:id="94" w:author="Maryum Xedi" w:date="2002-04-03T20:08:00Z"/>
                <w:i/>
                <w:sz w:val="20"/>
              </w:rPr>
            </w:pPr>
            <w:ins w:id="95" w:author="Maryum Xedi" w:date="2002-04-03T20:08:00Z">
              <w:r>
                <w:rPr>
                  <w:b/>
                  <w:sz w:val="20"/>
                </w:rPr>
                <w:t>Concurrency and Response</w:t>
              </w:r>
            </w:ins>
          </w:p>
        </w:tc>
      </w:tr>
    </w:tbl>
    <w:p w:rsidR="0065019E" w:rsidRDefault="0065019E">
      <w:pPr>
        <w:rPr>
          <w:sz w:val="20"/>
        </w:rPr>
      </w:pPr>
    </w:p>
    <w:p w:rsidR="0065019E" w:rsidRDefault="0065019E">
      <w:pPr>
        <w:rPr>
          <w:sz w:val="20"/>
        </w:rPr>
      </w:pPr>
      <w:r>
        <w:rPr>
          <w:sz w:val="20"/>
        </w:rPr>
        <w:br w:type="page"/>
      </w:r>
    </w:p>
    <w:p w:rsidR="0065019E" w:rsidRDefault="0065019E">
      <w:pPr>
        <w:rPr>
          <w:sz w:val="20"/>
        </w:rPr>
      </w:pPr>
    </w:p>
    <w:tbl>
      <w:tblPr>
        <w:tblW w:w="9177"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4"/>
        <w:gridCol w:w="1828"/>
        <w:gridCol w:w="417"/>
        <w:gridCol w:w="1475"/>
        <w:gridCol w:w="4573"/>
      </w:tblGrid>
      <w:tr w:rsidR="0065019E" w:rsidTr="005F76E4">
        <w:tblPrEx>
          <w:tblCellMar>
            <w:top w:w="0" w:type="dxa"/>
            <w:bottom w:w="0" w:type="dxa"/>
          </w:tblCellMar>
        </w:tblPrEx>
        <w:trPr>
          <w:trHeight w:val="203"/>
        </w:trPr>
        <w:tc>
          <w:tcPr>
            <w:tcW w:w="9177" w:type="dxa"/>
            <w:gridSpan w:val="5"/>
          </w:tcPr>
          <w:p w:rsidR="0065019E" w:rsidRDefault="0065019E" w:rsidP="00B8186F">
            <w:pPr>
              <w:jc w:val="center"/>
              <w:rPr>
                <w:b/>
                <w:sz w:val="28"/>
              </w:rPr>
            </w:pPr>
            <w:r>
              <w:rPr>
                <w:b/>
                <w:sz w:val="28"/>
              </w:rPr>
              <w:t>2: Login</w:t>
            </w:r>
          </w:p>
        </w:tc>
      </w:tr>
      <w:tr w:rsidR="0065019E" w:rsidTr="005F76E4">
        <w:tblPrEx>
          <w:tblCellMar>
            <w:top w:w="0" w:type="dxa"/>
            <w:bottom w:w="0" w:type="dxa"/>
          </w:tblCellMar>
        </w:tblPrEx>
        <w:trPr>
          <w:trHeight w:val="203"/>
        </w:trPr>
        <w:tc>
          <w:tcPr>
            <w:tcW w:w="9177" w:type="dxa"/>
            <w:gridSpan w:val="5"/>
          </w:tcPr>
          <w:p w:rsidR="0065019E" w:rsidRDefault="0065019E" w:rsidP="00B8186F">
            <w:pPr>
              <w:rPr>
                <w:i/>
                <w:sz w:val="20"/>
              </w:rPr>
            </w:pPr>
            <w:r>
              <w:rPr>
                <w:b/>
                <w:sz w:val="20"/>
              </w:rPr>
              <w:t>Actors:</w:t>
            </w:r>
            <w:r>
              <w:rPr>
                <w:b/>
                <w:sz w:val="20"/>
              </w:rPr>
              <w:tab/>
            </w:r>
            <w:r>
              <w:rPr>
                <w:sz w:val="20"/>
              </w:rPr>
              <w:t xml:space="preserve">                               </w:t>
            </w:r>
            <w:r>
              <w:rPr>
                <w:i/>
                <w:sz w:val="20"/>
              </w:rPr>
              <w:t>User, Admin</w:t>
            </w:r>
          </w:p>
        </w:tc>
      </w:tr>
      <w:tr w:rsidR="0065019E" w:rsidTr="005F76E4">
        <w:tblPrEx>
          <w:tblCellMar>
            <w:top w:w="0" w:type="dxa"/>
            <w:bottom w:w="0" w:type="dxa"/>
          </w:tblCellMar>
        </w:tblPrEx>
        <w:trPr>
          <w:trHeight w:val="203"/>
        </w:trPr>
        <w:tc>
          <w:tcPr>
            <w:tcW w:w="9177" w:type="dxa"/>
            <w:gridSpan w:val="5"/>
          </w:tcPr>
          <w:p w:rsidR="0065019E" w:rsidRDefault="0065019E" w:rsidP="00B8186F">
            <w:pPr>
              <w:rPr>
                <w:sz w:val="20"/>
              </w:rPr>
            </w:pPr>
            <w:r>
              <w:rPr>
                <w:b/>
                <w:sz w:val="20"/>
              </w:rPr>
              <w:t>Feature:</w:t>
            </w:r>
            <w:r>
              <w:t xml:space="preserve">                   register</w:t>
            </w:r>
          </w:p>
        </w:tc>
      </w:tr>
      <w:tr w:rsidR="0065019E" w:rsidTr="005F76E4">
        <w:tblPrEx>
          <w:tblCellMar>
            <w:top w:w="0" w:type="dxa"/>
            <w:bottom w:w="0" w:type="dxa"/>
          </w:tblCellMar>
        </w:tblPrEx>
        <w:trPr>
          <w:trHeight w:val="203"/>
        </w:trPr>
        <w:tc>
          <w:tcPr>
            <w:tcW w:w="2712" w:type="dxa"/>
            <w:gridSpan w:val="2"/>
          </w:tcPr>
          <w:p w:rsidR="0065019E" w:rsidRDefault="0065019E" w:rsidP="00B8186F">
            <w:pPr>
              <w:rPr>
                <w:b/>
                <w:sz w:val="20"/>
              </w:rPr>
            </w:pPr>
            <w:r>
              <w:rPr>
                <w:b/>
                <w:sz w:val="20"/>
              </w:rPr>
              <w:t>Use case Id:</w:t>
            </w:r>
          </w:p>
        </w:tc>
        <w:tc>
          <w:tcPr>
            <w:tcW w:w="6465" w:type="dxa"/>
            <w:gridSpan w:val="3"/>
          </w:tcPr>
          <w:p w:rsidR="0065019E" w:rsidRDefault="0065019E" w:rsidP="00B8186F">
            <w:pPr>
              <w:rPr>
                <w:i/>
                <w:sz w:val="20"/>
              </w:rPr>
            </w:pPr>
            <w:r>
              <w:rPr>
                <w:i/>
                <w:sz w:val="20"/>
              </w:rPr>
              <w:t>2</w:t>
            </w:r>
          </w:p>
        </w:tc>
      </w:tr>
      <w:tr w:rsidR="0065019E" w:rsidTr="005F76E4">
        <w:tblPrEx>
          <w:tblCellMar>
            <w:top w:w="0" w:type="dxa"/>
            <w:bottom w:w="0" w:type="dxa"/>
          </w:tblCellMar>
        </w:tblPrEx>
        <w:trPr>
          <w:trHeight w:val="295"/>
        </w:trPr>
        <w:tc>
          <w:tcPr>
            <w:tcW w:w="2712" w:type="dxa"/>
            <w:gridSpan w:val="2"/>
          </w:tcPr>
          <w:p w:rsidR="0065019E" w:rsidRDefault="0065019E" w:rsidP="00B8186F">
            <w:pPr>
              <w:rPr>
                <w:b/>
                <w:sz w:val="20"/>
              </w:rPr>
            </w:pPr>
            <w:r>
              <w:rPr>
                <w:b/>
                <w:sz w:val="20"/>
              </w:rPr>
              <w:t>Pre-condition:</w:t>
            </w:r>
          </w:p>
        </w:tc>
        <w:tc>
          <w:tcPr>
            <w:tcW w:w="6465" w:type="dxa"/>
            <w:gridSpan w:val="3"/>
          </w:tcPr>
          <w:p w:rsidR="0065019E" w:rsidRDefault="0065019E" w:rsidP="00B8186F">
            <w:pPr>
              <w:rPr>
                <w:sz w:val="20"/>
              </w:rPr>
            </w:pPr>
            <w:r>
              <w:rPr>
                <w:i/>
                <w:sz w:val="20"/>
              </w:rPr>
              <w:t>User must have registered.</w:t>
            </w:r>
          </w:p>
        </w:tc>
      </w:tr>
      <w:tr w:rsidR="0065019E" w:rsidTr="005F76E4">
        <w:tblPrEx>
          <w:tblCellMar>
            <w:top w:w="0" w:type="dxa"/>
            <w:bottom w:w="0" w:type="dxa"/>
          </w:tblCellMar>
        </w:tblPrEx>
        <w:trPr>
          <w:trHeight w:val="406"/>
        </w:trPr>
        <w:tc>
          <w:tcPr>
            <w:tcW w:w="9177" w:type="dxa"/>
            <w:gridSpan w:val="5"/>
          </w:tcPr>
          <w:p w:rsidR="0065019E" w:rsidRDefault="0065019E" w:rsidP="00B8186F">
            <w:pPr>
              <w:rPr>
                <w:b/>
                <w:sz w:val="20"/>
              </w:rPr>
            </w:pPr>
            <w:r>
              <w:rPr>
                <w:b/>
                <w:sz w:val="22"/>
              </w:rPr>
              <w:t>Scenarios</w:t>
            </w:r>
          </w:p>
        </w:tc>
      </w:tr>
      <w:tr w:rsidR="0065019E" w:rsidTr="005F76E4">
        <w:tblPrEx>
          <w:tblCellMar>
            <w:top w:w="0" w:type="dxa"/>
            <w:bottom w:w="0" w:type="dxa"/>
          </w:tblCellMar>
        </w:tblPrEx>
        <w:trPr>
          <w:trHeight w:val="406"/>
        </w:trPr>
        <w:tc>
          <w:tcPr>
            <w:tcW w:w="884" w:type="dxa"/>
          </w:tcPr>
          <w:p w:rsidR="0065019E" w:rsidRDefault="0065019E" w:rsidP="00B8186F">
            <w:pPr>
              <w:rPr>
                <w:b/>
                <w:sz w:val="20"/>
              </w:rPr>
            </w:pPr>
            <w:r>
              <w:rPr>
                <w:b/>
                <w:sz w:val="20"/>
              </w:rPr>
              <w:t>Step#</w:t>
            </w:r>
          </w:p>
        </w:tc>
        <w:tc>
          <w:tcPr>
            <w:tcW w:w="3720" w:type="dxa"/>
            <w:gridSpan w:val="3"/>
          </w:tcPr>
          <w:p w:rsidR="0065019E" w:rsidRDefault="0065019E" w:rsidP="00B8186F">
            <w:pPr>
              <w:rPr>
                <w:b/>
                <w:sz w:val="20"/>
              </w:rPr>
            </w:pPr>
            <w:r>
              <w:rPr>
                <w:b/>
                <w:sz w:val="20"/>
              </w:rPr>
              <w:t>Action</w:t>
            </w:r>
          </w:p>
        </w:tc>
        <w:tc>
          <w:tcPr>
            <w:tcW w:w="4572" w:type="dxa"/>
          </w:tcPr>
          <w:p w:rsidR="0065019E" w:rsidRDefault="0065019E" w:rsidP="00B8186F">
            <w:pPr>
              <w:rPr>
                <w:b/>
                <w:sz w:val="20"/>
              </w:rPr>
            </w:pPr>
            <w:r>
              <w:rPr>
                <w:b/>
                <w:sz w:val="20"/>
              </w:rPr>
              <w:t>Software Reaction</w:t>
            </w:r>
          </w:p>
        </w:tc>
      </w:tr>
      <w:tr w:rsidR="0065019E" w:rsidTr="005F76E4">
        <w:tblPrEx>
          <w:tblCellMar>
            <w:top w:w="0" w:type="dxa"/>
            <w:bottom w:w="0" w:type="dxa"/>
          </w:tblCellMar>
        </w:tblPrEx>
        <w:trPr>
          <w:trHeight w:val="203"/>
        </w:trPr>
        <w:tc>
          <w:tcPr>
            <w:tcW w:w="884" w:type="dxa"/>
          </w:tcPr>
          <w:p w:rsidR="0065019E" w:rsidRDefault="0065019E" w:rsidP="00B8186F">
            <w:pPr>
              <w:rPr>
                <w:b/>
                <w:sz w:val="20"/>
              </w:rPr>
            </w:pPr>
            <w:r>
              <w:rPr>
                <w:b/>
                <w:sz w:val="20"/>
              </w:rPr>
              <w:t>1.</w:t>
            </w:r>
            <w:del w:id="96" w:author="Maryum Xedi" w:date="2002-04-03T20:08:00Z">
              <w:r>
                <w:rPr>
                  <w:b/>
                  <w:sz w:val="20"/>
                </w:rPr>
                <w:delText>1</w:delText>
              </w:r>
            </w:del>
          </w:p>
        </w:tc>
        <w:tc>
          <w:tcPr>
            <w:tcW w:w="3720" w:type="dxa"/>
            <w:gridSpan w:val="3"/>
          </w:tcPr>
          <w:p w:rsidR="0065019E" w:rsidRDefault="0065019E" w:rsidP="00B8186F">
            <w:pPr>
              <w:rPr>
                <w:i/>
                <w:sz w:val="20"/>
              </w:rPr>
            </w:pPr>
            <w:r>
              <w:rPr>
                <w:i/>
                <w:sz w:val="20"/>
              </w:rPr>
              <w:t>Give name, id and password</w:t>
            </w:r>
          </w:p>
        </w:tc>
        <w:tc>
          <w:tcPr>
            <w:tcW w:w="4572" w:type="dxa"/>
          </w:tcPr>
          <w:p w:rsidR="0065019E" w:rsidRDefault="0065019E" w:rsidP="00B8186F">
            <w:pPr>
              <w:rPr>
                <w:i/>
                <w:sz w:val="20"/>
              </w:rPr>
            </w:pPr>
            <w:r>
              <w:rPr>
                <w:i/>
                <w:sz w:val="20"/>
              </w:rPr>
              <w:t>Takes input</w:t>
            </w:r>
          </w:p>
        </w:tc>
      </w:tr>
      <w:tr w:rsidR="0065019E" w:rsidTr="005F76E4">
        <w:tblPrEx>
          <w:tblCellMar>
            <w:top w:w="0" w:type="dxa"/>
            <w:bottom w:w="0" w:type="dxa"/>
          </w:tblCellMar>
        </w:tblPrEx>
        <w:trPr>
          <w:trHeight w:val="276"/>
        </w:trPr>
        <w:tc>
          <w:tcPr>
            <w:tcW w:w="884" w:type="dxa"/>
          </w:tcPr>
          <w:p w:rsidR="0065019E" w:rsidRDefault="0065019E" w:rsidP="00B8186F">
            <w:pPr>
              <w:rPr>
                <w:b/>
                <w:sz w:val="20"/>
              </w:rPr>
            </w:pPr>
            <w:r>
              <w:rPr>
                <w:b/>
                <w:sz w:val="20"/>
              </w:rPr>
              <w:t>2.</w:t>
            </w:r>
            <w:del w:id="97" w:author="Maryum Xedi" w:date="2002-04-03T20:08:00Z">
              <w:r>
                <w:rPr>
                  <w:b/>
                  <w:sz w:val="20"/>
                </w:rPr>
                <w:delText>2</w:delText>
              </w:r>
            </w:del>
          </w:p>
        </w:tc>
        <w:tc>
          <w:tcPr>
            <w:tcW w:w="3720" w:type="dxa"/>
            <w:gridSpan w:val="3"/>
          </w:tcPr>
          <w:p w:rsidR="0065019E" w:rsidRDefault="0065019E" w:rsidP="00B8186F">
            <w:pPr>
              <w:rPr>
                <w:sz w:val="20"/>
              </w:rPr>
            </w:pPr>
            <w:r>
              <w:rPr>
                <w:sz w:val="20"/>
              </w:rPr>
              <w:t>User clicks login button</w:t>
            </w:r>
          </w:p>
        </w:tc>
        <w:tc>
          <w:tcPr>
            <w:tcW w:w="4572" w:type="dxa"/>
          </w:tcPr>
          <w:p w:rsidR="0065019E" w:rsidRDefault="0065019E" w:rsidP="00B8186F">
            <w:pPr>
              <w:rPr>
                <w:sz w:val="20"/>
              </w:rPr>
            </w:pPr>
            <w:r>
              <w:rPr>
                <w:i/>
                <w:sz w:val="20"/>
              </w:rPr>
              <w:t>Software checks the validity of credentials</w:t>
            </w:r>
          </w:p>
        </w:tc>
      </w:tr>
      <w:tr w:rsidR="0065019E" w:rsidTr="005F76E4">
        <w:tblPrEx>
          <w:tblCellMar>
            <w:top w:w="0" w:type="dxa"/>
            <w:bottom w:w="0" w:type="dxa"/>
          </w:tblCellMar>
        </w:tblPrEx>
        <w:trPr>
          <w:trHeight w:val="387"/>
        </w:trPr>
        <w:tc>
          <w:tcPr>
            <w:tcW w:w="884" w:type="dxa"/>
          </w:tcPr>
          <w:p w:rsidR="0065019E" w:rsidRDefault="0065019E" w:rsidP="00B8186F">
            <w:pPr>
              <w:rPr>
                <w:b/>
                <w:sz w:val="20"/>
              </w:rPr>
            </w:pPr>
            <w:del w:id="98" w:author="Maryum Xedi" w:date="2002-04-03T20:08:00Z">
              <w:r>
                <w:rPr>
                  <w:b/>
                  <w:sz w:val="20"/>
                </w:rPr>
                <w:delText>n</w:delText>
              </w:r>
            </w:del>
          </w:p>
        </w:tc>
        <w:tc>
          <w:tcPr>
            <w:tcW w:w="3720" w:type="dxa"/>
            <w:gridSpan w:val="3"/>
          </w:tcPr>
          <w:p w:rsidR="0065019E" w:rsidRDefault="0065019E" w:rsidP="00B8186F">
            <w:pPr>
              <w:rPr>
                <w:sz w:val="20"/>
              </w:rPr>
            </w:pPr>
          </w:p>
        </w:tc>
        <w:tc>
          <w:tcPr>
            <w:tcW w:w="4572" w:type="dxa"/>
          </w:tcPr>
          <w:p w:rsidR="0065019E" w:rsidRDefault="0065019E" w:rsidP="00B8186F">
            <w:pPr>
              <w:rPr>
                <w:sz w:val="20"/>
              </w:rPr>
            </w:pPr>
          </w:p>
        </w:tc>
      </w:tr>
      <w:tr w:rsidR="0065019E" w:rsidTr="005F76E4">
        <w:tblPrEx>
          <w:tblCellMar>
            <w:top w:w="0" w:type="dxa"/>
            <w:bottom w:w="0" w:type="dxa"/>
          </w:tblCellMar>
        </w:tblPrEx>
        <w:trPr>
          <w:trHeight w:val="424"/>
        </w:trPr>
        <w:tc>
          <w:tcPr>
            <w:tcW w:w="9177" w:type="dxa"/>
            <w:gridSpan w:val="5"/>
          </w:tcPr>
          <w:p w:rsidR="0065019E" w:rsidRDefault="0065019E" w:rsidP="00B8186F">
            <w:pPr>
              <w:rPr>
                <w:b/>
                <w:sz w:val="20"/>
              </w:rPr>
            </w:pPr>
            <w:r>
              <w:rPr>
                <w:b/>
                <w:sz w:val="20"/>
              </w:rPr>
              <w:t>Alternate Scenarios:</w:t>
            </w:r>
          </w:p>
        </w:tc>
      </w:tr>
      <w:tr w:rsidR="0065019E" w:rsidTr="005F76E4">
        <w:tblPrEx>
          <w:tblCellMar>
            <w:top w:w="0" w:type="dxa"/>
            <w:bottom w:w="0" w:type="dxa"/>
          </w:tblCellMar>
        </w:tblPrEx>
        <w:trPr>
          <w:trHeight w:val="1753"/>
        </w:trPr>
        <w:tc>
          <w:tcPr>
            <w:tcW w:w="9177" w:type="dxa"/>
            <w:gridSpan w:val="5"/>
          </w:tcPr>
          <w:p w:rsidR="0065019E" w:rsidRDefault="0065019E" w:rsidP="00B8186F">
            <w:pPr>
              <w:rPr>
                <w:b/>
                <w:bCs/>
                <w:iCs/>
                <w:sz w:val="20"/>
              </w:rPr>
            </w:pPr>
            <w:r>
              <w:rPr>
                <w:b/>
                <w:bCs/>
                <w:iCs/>
                <w:sz w:val="20"/>
              </w:rPr>
              <w:t>2a:</w:t>
            </w:r>
          </w:p>
          <w:p w:rsidR="0065019E" w:rsidRPr="00391A97" w:rsidRDefault="0065019E" w:rsidP="00B8186F">
            <w:pPr>
              <w:rPr>
                <w:bCs/>
                <w:iCs/>
                <w:sz w:val="20"/>
              </w:rPr>
            </w:pPr>
            <w:r w:rsidRPr="00391A97">
              <w:rPr>
                <w:bCs/>
                <w:iCs/>
                <w:sz w:val="20"/>
              </w:rPr>
              <w:t xml:space="preserve">     If information i</w:t>
            </w:r>
            <w:r>
              <w:rPr>
                <w:bCs/>
                <w:iCs/>
                <w:sz w:val="20"/>
              </w:rPr>
              <w:t>s valid, login is successful.</w:t>
            </w:r>
          </w:p>
          <w:p w:rsidR="0065019E" w:rsidRDefault="0065019E" w:rsidP="00B8186F">
            <w:pPr>
              <w:rPr>
                <w:b/>
                <w:bCs/>
                <w:iCs/>
                <w:sz w:val="20"/>
              </w:rPr>
            </w:pPr>
            <w:r>
              <w:rPr>
                <w:b/>
                <w:bCs/>
                <w:iCs/>
                <w:sz w:val="20"/>
              </w:rPr>
              <w:t>2b:</w:t>
            </w:r>
          </w:p>
          <w:p w:rsidR="0065019E" w:rsidRPr="00391A97" w:rsidRDefault="0065019E" w:rsidP="00B8186F">
            <w:pPr>
              <w:rPr>
                <w:bCs/>
                <w:iCs/>
                <w:sz w:val="20"/>
              </w:rPr>
            </w:pPr>
            <w:r>
              <w:rPr>
                <w:b/>
                <w:bCs/>
                <w:iCs/>
                <w:sz w:val="20"/>
              </w:rPr>
              <w:t xml:space="preserve">     </w:t>
            </w:r>
            <w:r w:rsidRPr="00391A97">
              <w:rPr>
                <w:bCs/>
                <w:iCs/>
                <w:sz w:val="20"/>
              </w:rPr>
              <w:t>If information is invalid user is asked to provide valid credentials.</w:t>
            </w:r>
          </w:p>
        </w:tc>
      </w:tr>
      <w:tr w:rsidR="0065019E" w:rsidTr="005F76E4">
        <w:tblPrEx>
          <w:tblCellMar>
            <w:top w:w="0" w:type="dxa"/>
            <w:bottom w:w="0" w:type="dxa"/>
          </w:tblCellMar>
        </w:tblPrEx>
        <w:trPr>
          <w:trHeight w:val="387"/>
        </w:trPr>
        <w:tc>
          <w:tcPr>
            <w:tcW w:w="9177" w:type="dxa"/>
            <w:gridSpan w:val="5"/>
          </w:tcPr>
          <w:p w:rsidR="0065019E" w:rsidRDefault="0065019E" w:rsidP="00B8186F">
            <w:pPr>
              <w:rPr>
                <w:b/>
                <w:sz w:val="20"/>
              </w:rPr>
            </w:pPr>
            <w:r>
              <w:rPr>
                <w:b/>
                <w:sz w:val="22"/>
              </w:rPr>
              <w:t xml:space="preserve">Post Conditions </w:t>
            </w:r>
          </w:p>
        </w:tc>
      </w:tr>
      <w:tr w:rsidR="0065019E" w:rsidTr="005F76E4">
        <w:tblPrEx>
          <w:tblCellMar>
            <w:top w:w="0" w:type="dxa"/>
            <w:bottom w:w="0" w:type="dxa"/>
          </w:tblCellMar>
        </w:tblPrEx>
        <w:trPr>
          <w:trHeight w:val="387"/>
        </w:trPr>
        <w:tc>
          <w:tcPr>
            <w:tcW w:w="884" w:type="dxa"/>
            <w:tcBorders>
              <w:bottom w:val="single" w:sz="4" w:space="0" w:color="auto"/>
            </w:tcBorders>
          </w:tcPr>
          <w:p w:rsidR="0065019E" w:rsidRDefault="0065019E" w:rsidP="00B8186F">
            <w:pPr>
              <w:rPr>
                <w:b/>
                <w:sz w:val="20"/>
              </w:rPr>
            </w:pPr>
            <w:ins w:id="99" w:author="Maryum Xedi" w:date="2002-04-03T20:08:00Z">
              <w:r>
                <w:rPr>
                  <w:b/>
                  <w:sz w:val="20"/>
                </w:rPr>
                <w:t>S</w:t>
              </w:r>
            </w:ins>
            <w:del w:id="100" w:author="Maryum Xedi" w:date="2002-04-03T20:08:00Z">
              <w:r>
                <w:rPr>
                  <w:b/>
                  <w:sz w:val="20"/>
                </w:rPr>
                <w:delText>S</w:delText>
              </w:r>
            </w:del>
            <w:r>
              <w:rPr>
                <w:b/>
                <w:sz w:val="20"/>
              </w:rPr>
              <w:t>tep#</w:t>
            </w:r>
          </w:p>
        </w:tc>
        <w:tc>
          <w:tcPr>
            <w:tcW w:w="8293" w:type="dxa"/>
            <w:gridSpan w:val="4"/>
            <w:tcBorders>
              <w:bottom w:val="single" w:sz="4" w:space="0" w:color="auto"/>
            </w:tcBorders>
          </w:tcPr>
          <w:p w:rsidR="0065019E" w:rsidRDefault="0065019E" w:rsidP="00B8186F">
            <w:pPr>
              <w:rPr>
                <w:b/>
                <w:sz w:val="20"/>
              </w:rPr>
            </w:pPr>
            <w:r>
              <w:rPr>
                <w:b/>
                <w:sz w:val="20"/>
              </w:rPr>
              <w:t>Description</w:t>
            </w:r>
          </w:p>
        </w:tc>
      </w:tr>
      <w:tr w:rsidR="0065019E" w:rsidTr="005F76E4">
        <w:tblPrEx>
          <w:tblCellMar>
            <w:top w:w="0" w:type="dxa"/>
            <w:bottom w:w="0" w:type="dxa"/>
          </w:tblCellMar>
        </w:tblPrEx>
        <w:trPr>
          <w:trHeight w:val="387"/>
        </w:trPr>
        <w:tc>
          <w:tcPr>
            <w:tcW w:w="884" w:type="dxa"/>
          </w:tcPr>
          <w:p w:rsidR="0065019E" w:rsidRDefault="0065019E" w:rsidP="00B8186F">
            <w:pPr>
              <w:rPr>
                <w:b/>
                <w:sz w:val="20"/>
              </w:rPr>
            </w:pPr>
            <w:del w:id="101" w:author="Maryum Xedi" w:date="2002-04-03T20:08:00Z">
              <w:r>
                <w:rPr>
                  <w:b/>
                  <w:sz w:val="20"/>
                </w:rPr>
                <w:delText>1</w:delText>
              </w:r>
            </w:del>
          </w:p>
        </w:tc>
        <w:tc>
          <w:tcPr>
            <w:tcW w:w="8293" w:type="dxa"/>
            <w:gridSpan w:val="4"/>
          </w:tcPr>
          <w:p w:rsidR="0065019E" w:rsidRDefault="0065019E" w:rsidP="00B8186F">
            <w:pPr>
              <w:rPr>
                <w:i/>
                <w:sz w:val="20"/>
              </w:rPr>
            </w:pPr>
            <w:r>
              <w:rPr>
                <w:i/>
                <w:sz w:val="20"/>
              </w:rPr>
              <w:t>If registered person is admin, he/she can view and update or edit the information.</w:t>
            </w:r>
          </w:p>
        </w:tc>
      </w:tr>
      <w:tr w:rsidR="0065019E" w:rsidTr="005F76E4">
        <w:tblPrEx>
          <w:tblCellMar>
            <w:top w:w="0" w:type="dxa"/>
            <w:bottom w:w="0" w:type="dxa"/>
          </w:tblCellMar>
        </w:tblPrEx>
        <w:trPr>
          <w:trHeight w:val="387"/>
        </w:trPr>
        <w:tc>
          <w:tcPr>
            <w:tcW w:w="884" w:type="dxa"/>
          </w:tcPr>
          <w:p w:rsidR="0065019E" w:rsidRDefault="0065019E" w:rsidP="00B8186F">
            <w:pPr>
              <w:rPr>
                <w:b/>
                <w:sz w:val="20"/>
              </w:rPr>
            </w:pPr>
            <w:del w:id="102" w:author="Maryum Xedi" w:date="2002-04-03T20:08:00Z">
              <w:r>
                <w:rPr>
                  <w:b/>
                  <w:sz w:val="20"/>
                </w:rPr>
                <w:delText>2</w:delText>
              </w:r>
            </w:del>
          </w:p>
        </w:tc>
        <w:tc>
          <w:tcPr>
            <w:tcW w:w="8293" w:type="dxa"/>
            <w:gridSpan w:val="4"/>
          </w:tcPr>
          <w:p w:rsidR="0065019E" w:rsidRDefault="0065019E" w:rsidP="00B8186F">
            <w:pPr>
              <w:rPr>
                <w:i/>
                <w:sz w:val="20"/>
              </w:rPr>
            </w:pPr>
            <w:r>
              <w:rPr>
                <w:i/>
                <w:sz w:val="20"/>
              </w:rPr>
              <w:t>If registered person is user, he/she can only view the information.</w:t>
            </w:r>
          </w:p>
        </w:tc>
      </w:tr>
      <w:tr w:rsidR="0065019E" w:rsidTr="005F76E4">
        <w:tblPrEx>
          <w:tblCellMar>
            <w:top w:w="0" w:type="dxa"/>
            <w:bottom w:w="0" w:type="dxa"/>
          </w:tblCellMar>
        </w:tblPrEx>
        <w:trPr>
          <w:trHeight w:val="387"/>
        </w:trPr>
        <w:tc>
          <w:tcPr>
            <w:tcW w:w="884" w:type="dxa"/>
          </w:tcPr>
          <w:p w:rsidR="0065019E" w:rsidRDefault="0065019E" w:rsidP="00B8186F">
            <w:pPr>
              <w:rPr>
                <w:b/>
                <w:sz w:val="20"/>
              </w:rPr>
            </w:pPr>
            <w:del w:id="103" w:author="Maryum Xedi" w:date="2002-04-03T20:08:00Z">
              <w:r>
                <w:rPr>
                  <w:b/>
                  <w:sz w:val="20"/>
                </w:rPr>
                <w:delText>n</w:delText>
              </w:r>
            </w:del>
            <w:r>
              <w:rPr>
                <w:b/>
                <w:sz w:val="20"/>
              </w:rPr>
              <w:t xml:space="preserve"> </w:t>
            </w:r>
          </w:p>
        </w:tc>
        <w:tc>
          <w:tcPr>
            <w:tcW w:w="8293" w:type="dxa"/>
            <w:gridSpan w:val="4"/>
          </w:tcPr>
          <w:p w:rsidR="0065019E" w:rsidRDefault="0065019E" w:rsidP="00B8186F">
            <w:pPr>
              <w:rPr>
                <w:b/>
                <w:sz w:val="20"/>
              </w:rPr>
            </w:pPr>
          </w:p>
        </w:tc>
      </w:tr>
      <w:tr w:rsidR="0065019E" w:rsidTr="005F76E4">
        <w:tblPrEx>
          <w:tblCellMar>
            <w:top w:w="0" w:type="dxa"/>
            <w:bottom w:w="0" w:type="dxa"/>
          </w:tblCellMar>
        </w:tblPrEx>
        <w:trPr>
          <w:trHeight w:val="387"/>
        </w:trPr>
        <w:tc>
          <w:tcPr>
            <w:tcW w:w="3129" w:type="dxa"/>
            <w:gridSpan w:val="3"/>
          </w:tcPr>
          <w:p w:rsidR="0065019E" w:rsidRDefault="0065019E" w:rsidP="00B8186F">
            <w:pPr>
              <w:rPr>
                <w:b/>
                <w:sz w:val="20"/>
              </w:rPr>
            </w:pPr>
            <w:r>
              <w:rPr>
                <w:b/>
                <w:sz w:val="20"/>
              </w:rPr>
              <w:t>Use Case Cross referenced</w:t>
            </w:r>
          </w:p>
        </w:tc>
        <w:tc>
          <w:tcPr>
            <w:tcW w:w="6048" w:type="dxa"/>
            <w:gridSpan w:val="2"/>
          </w:tcPr>
          <w:p w:rsidR="0065019E" w:rsidRDefault="0065019E" w:rsidP="00B8186F">
            <w:pPr>
              <w:rPr>
                <w:i/>
                <w:sz w:val="20"/>
              </w:rPr>
            </w:pPr>
            <w:r>
              <w:rPr>
                <w:i/>
                <w:sz w:val="20"/>
              </w:rPr>
              <w:t>Register</w:t>
            </w:r>
          </w:p>
        </w:tc>
      </w:tr>
      <w:tr w:rsidR="0065019E" w:rsidTr="005F76E4">
        <w:tblPrEx>
          <w:tblCellMar>
            <w:top w:w="0" w:type="dxa"/>
            <w:bottom w:w="0" w:type="dxa"/>
          </w:tblCellMar>
        </w:tblPrEx>
        <w:trPr>
          <w:trHeight w:val="387"/>
        </w:trPr>
        <w:tc>
          <w:tcPr>
            <w:tcW w:w="3129" w:type="dxa"/>
            <w:gridSpan w:val="3"/>
          </w:tcPr>
          <w:p w:rsidR="0065019E" w:rsidRDefault="0065019E" w:rsidP="00B8186F">
            <w:pPr>
              <w:rPr>
                <w:b/>
                <w:sz w:val="20"/>
              </w:rPr>
            </w:pPr>
            <w:r>
              <w:rPr>
                <w:b/>
                <w:sz w:val="20"/>
              </w:rPr>
              <w:t>User Interface reference</w:t>
            </w:r>
          </w:p>
        </w:tc>
        <w:tc>
          <w:tcPr>
            <w:tcW w:w="6048" w:type="dxa"/>
            <w:gridSpan w:val="2"/>
          </w:tcPr>
          <w:p w:rsidR="0065019E" w:rsidRDefault="0065019E" w:rsidP="00B8186F">
            <w:pPr>
              <w:rPr>
                <w:i/>
                <w:sz w:val="20"/>
              </w:rPr>
            </w:pPr>
          </w:p>
        </w:tc>
      </w:tr>
      <w:tr w:rsidR="0065019E" w:rsidTr="005F76E4">
        <w:tblPrEx>
          <w:tblCellMar>
            <w:top w:w="0" w:type="dxa"/>
            <w:bottom w:w="0" w:type="dxa"/>
          </w:tblCellMar>
        </w:tblPrEx>
        <w:trPr>
          <w:trHeight w:val="387"/>
          <w:ins w:id="104" w:author="Maryum Xedi" w:date="2002-04-03T20:08:00Z"/>
        </w:trPr>
        <w:tc>
          <w:tcPr>
            <w:tcW w:w="9177" w:type="dxa"/>
            <w:gridSpan w:val="5"/>
            <w:tcBorders>
              <w:bottom w:val="single" w:sz="4" w:space="0" w:color="auto"/>
            </w:tcBorders>
          </w:tcPr>
          <w:p w:rsidR="0065019E" w:rsidRDefault="0065019E" w:rsidP="006A594A">
            <w:pPr>
              <w:rPr>
                <w:ins w:id="105" w:author="Maryum Xedi" w:date="2002-04-03T20:08:00Z"/>
                <w:i/>
                <w:sz w:val="20"/>
              </w:rPr>
            </w:pPr>
            <w:ins w:id="106" w:author="Maryum Xedi" w:date="2002-04-03T20:08:00Z">
              <w:r>
                <w:rPr>
                  <w:b/>
                  <w:sz w:val="20"/>
                </w:rPr>
                <w:t>Concurrency and Response</w:t>
              </w:r>
            </w:ins>
          </w:p>
        </w:tc>
      </w:tr>
    </w:tbl>
    <w:p w:rsidR="0065019E" w:rsidRDefault="0065019E">
      <w:pPr>
        <w:rPr>
          <w:sz w:val="20"/>
        </w:rPr>
      </w:pPr>
    </w:p>
    <w:p w:rsidR="0065019E" w:rsidRDefault="0065019E">
      <w:pPr>
        <w:rPr>
          <w:sz w:val="20"/>
        </w:rPr>
      </w:pPr>
      <w:r>
        <w:rPr>
          <w:sz w:val="20"/>
        </w:rPr>
        <w:br w:type="page"/>
      </w:r>
    </w:p>
    <w:p w:rsidR="0065019E" w:rsidRDefault="0065019E">
      <w:pPr>
        <w:rPr>
          <w:sz w:val="20"/>
        </w:rPr>
      </w:pPr>
    </w:p>
    <w:tbl>
      <w:tblPr>
        <w:tblW w:w="9567"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1"/>
        <w:gridCol w:w="1906"/>
        <w:gridCol w:w="435"/>
        <w:gridCol w:w="1537"/>
        <w:gridCol w:w="4768"/>
      </w:tblGrid>
      <w:tr w:rsidR="0065019E" w:rsidTr="005F76E4">
        <w:tblPrEx>
          <w:tblCellMar>
            <w:top w:w="0" w:type="dxa"/>
            <w:bottom w:w="0" w:type="dxa"/>
          </w:tblCellMar>
        </w:tblPrEx>
        <w:trPr>
          <w:cantSplit/>
          <w:trHeight w:val="215"/>
        </w:trPr>
        <w:tc>
          <w:tcPr>
            <w:tcW w:w="9567" w:type="dxa"/>
            <w:gridSpan w:val="5"/>
          </w:tcPr>
          <w:p w:rsidR="0065019E" w:rsidRDefault="0065019E" w:rsidP="00B8186F">
            <w:pPr>
              <w:jc w:val="center"/>
              <w:rPr>
                <w:b/>
                <w:sz w:val="28"/>
              </w:rPr>
            </w:pPr>
            <w:r>
              <w:rPr>
                <w:b/>
                <w:sz w:val="28"/>
              </w:rPr>
              <w:t>3: View information</w:t>
            </w:r>
          </w:p>
        </w:tc>
      </w:tr>
      <w:tr w:rsidR="0065019E" w:rsidTr="005F76E4">
        <w:tblPrEx>
          <w:tblCellMar>
            <w:top w:w="0" w:type="dxa"/>
            <w:bottom w:w="0" w:type="dxa"/>
          </w:tblCellMar>
        </w:tblPrEx>
        <w:trPr>
          <w:cantSplit/>
          <w:trHeight w:val="215"/>
        </w:trPr>
        <w:tc>
          <w:tcPr>
            <w:tcW w:w="9567" w:type="dxa"/>
            <w:gridSpan w:val="5"/>
          </w:tcPr>
          <w:p w:rsidR="0065019E" w:rsidRDefault="0065019E" w:rsidP="00B8186F">
            <w:pPr>
              <w:rPr>
                <w:i/>
                <w:sz w:val="20"/>
              </w:rPr>
            </w:pPr>
            <w:r>
              <w:rPr>
                <w:b/>
                <w:sz w:val="20"/>
              </w:rPr>
              <w:t>Actors:</w:t>
            </w:r>
            <w:r>
              <w:rPr>
                <w:b/>
                <w:sz w:val="20"/>
              </w:rPr>
              <w:tab/>
            </w:r>
            <w:r>
              <w:rPr>
                <w:sz w:val="20"/>
              </w:rPr>
              <w:t xml:space="preserve">                               </w:t>
            </w:r>
            <w:r>
              <w:rPr>
                <w:i/>
                <w:sz w:val="20"/>
              </w:rPr>
              <w:t>User, Admin</w:t>
            </w:r>
          </w:p>
        </w:tc>
      </w:tr>
      <w:tr w:rsidR="0065019E" w:rsidTr="005F76E4">
        <w:tblPrEx>
          <w:tblCellMar>
            <w:top w:w="0" w:type="dxa"/>
            <w:bottom w:w="0" w:type="dxa"/>
          </w:tblCellMar>
        </w:tblPrEx>
        <w:trPr>
          <w:cantSplit/>
          <w:trHeight w:val="215"/>
        </w:trPr>
        <w:tc>
          <w:tcPr>
            <w:tcW w:w="9567" w:type="dxa"/>
            <w:gridSpan w:val="5"/>
          </w:tcPr>
          <w:p w:rsidR="0065019E" w:rsidRDefault="0065019E" w:rsidP="00B8186F">
            <w:pPr>
              <w:rPr>
                <w:sz w:val="20"/>
              </w:rPr>
            </w:pPr>
            <w:r>
              <w:rPr>
                <w:b/>
                <w:sz w:val="20"/>
              </w:rPr>
              <w:t>Feature:</w:t>
            </w:r>
            <w:r>
              <w:t xml:space="preserve">                   Login</w:t>
            </w:r>
          </w:p>
        </w:tc>
      </w:tr>
      <w:tr w:rsidR="0065019E" w:rsidTr="005F76E4">
        <w:tblPrEx>
          <w:tblCellMar>
            <w:top w:w="0" w:type="dxa"/>
            <w:bottom w:w="0" w:type="dxa"/>
          </w:tblCellMar>
        </w:tblPrEx>
        <w:trPr>
          <w:trHeight w:val="215"/>
        </w:trPr>
        <w:tc>
          <w:tcPr>
            <w:tcW w:w="2827" w:type="dxa"/>
            <w:gridSpan w:val="2"/>
          </w:tcPr>
          <w:p w:rsidR="0065019E" w:rsidRDefault="0065019E" w:rsidP="00B8186F">
            <w:pPr>
              <w:rPr>
                <w:b/>
                <w:sz w:val="20"/>
              </w:rPr>
            </w:pPr>
            <w:r>
              <w:rPr>
                <w:b/>
                <w:sz w:val="20"/>
              </w:rPr>
              <w:t>Use case Id:</w:t>
            </w:r>
          </w:p>
        </w:tc>
        <w:tc>
          <w:tcPr>
            <w:tcW w:w="6739" w:type="dxa"/>
            <w:gridSpan w:val="3"/>
          </w:tcPr>
          <w:p w:rsidR="0065019E" w:rsidRDefault="0065019E" w:rsidP="00B8186F">
            <w:pPr>
              <w:rPr>
                <w:i/>
                <w:sz w:val="20"/>
              </w:rPr>
            </w:pPr>
            <w:r>
              <w:rPr>
                <w:i/>
                <w:sz w:val="20"/>
              </w:rPr>
              <w:t>3</w:t>
            </w:r>
          </w:p>
        </w:tc>
      </w:tr>
      <w:tr w:rsidR="0065019E" w:rsidTr="005F76E4">
        <w:tblPrEx>
          <w:tblCellMar>
            <w:top w:w="0" w:type="dxa"/>
            <w:bottom w:w="0" w:type="dxa"/>
          </w:tblCellMar>
        </w:tblPrEx>
        <w:trPr>
          <w:trHeight w:val="313"/>
        </w:trPr>
        <w:tc>
          <w:tcPr>
            <w:tcW w:w="2827" w:type="dxa"/>
            <w:gridSpan w:val="2"/>
          </w:tcPr>
          <w:p w:rsidR="0065019E" w:rsidRDefault="0065019E" w:rsidP="00B8186F">
            <w:pPr>
              <w:rPr>
                <w:b/>
                <w:sz w:val="20"/>
              </w:rPr>
            </w:pPr>
            <w:r>
              <w:rPr>
                <w:b/>
                <w:sz w:val="20"/>
              </w:rPr>
              <w:t>Pre-condition:</w:t>
            </w:r>
          </w:p>
        </w:tc>
        <w:tc>
          <w:tcPr>
            <w:tcW w:w="6739" w:type="dxa"/>
            <w:gridSpan w:val="3"/>
          </w:tcPr>
          <w:p w:rsidR="0065019E" w:rsidRDefault="0065019E" w:rsidP="00B8186F">
            <w:pPr>
              <w:rPr>
                <w:sz w:val="20"/>
              </w:rPr>
            </w:pPr>
            <w:r>
              <w:rPr>
                <w:i/>
                <w:sz w:val="20"/>
              </w:rPr>
              <w:t>User must login to view the information</w:t>
            </w:r>
          </w:p>
        </w:tc>
      </w:tr>
      <w:tr w:rsidR="0065019E" w:rsidTr="005F76E4">
        <w:tblPrEx>
          <w:tblCellMar>
            <w:top w:w="0" w:type="dxa"/>
            <w:bottom w:w="0" w:type="dxa"/>
          </w:tblCellMar>
        </w:tblPrEx>
        <w:trPr>
          <w:cantSplit/>
          <w:trHeight w:val="430"/>
        </w:trPr>
        <w:tc>
          <w:tcPr>
            <w:tcW w:w="9567" w:type="dxa"/>
            <w:gridSpan w:val="5"/>
          </w:tcPr>
          <w:p w:rsidR="0065019E" w:rsidRDefault="0065019E" w:rsidP="00B8186F">
            <w:pPr>
              <w:rPr>
                <w:b/>
                <w:sz w:val="20"/>
              </w:rPr>
            </w:pPr>
            <w:r>
              <w:rPr>
                <w:b/>
                <w:sz w:val="22"/>
              </w:rPr>
              <w:t>Scenarios</w:t>
            </w:r>
          </w:p>
        </w:tc>
      </w:tr>
      <w:tr w:rsidR="0065019E" w:rsidTr="005F76E4">
        <w:tblPrEx>
          <w:tblCellMar>
            <w:top w:w="0" w:type="dxa"/>
            <w:bottom w:w="0" w:type="dxa"/>
          </w:tblCellMar>
        </w:tblPrEx>
        <w:trPr>
          <w:cantSplit/>
          <w:trHeight w:val="430"/>
        </w:trPr>
        <w:tc>
          <w:tcPr>
            <w:tcW w:w="921" w:type="dxa"/>
          </w:tcPr>
          <w:p w:rsidR="0065019E" w:rsidRDefault="0065019E" w:rsidP="00B8186F">
            <w:pPr>
              <w:rPr>
                <w:b/>
                <w:sz w:val="20"/>
              </w:rPr>
            </w:pPr>
            <w:r>
              <w:rPr>
                <w:b/>
                <w:sz w:val="20"/>
              </w:rPr>
              <w:t>Step#</w:t>
            </w:r>
          </w:p>
        </w:tc>
        <w:tc>
          <w:tcPr>
            <w:tcW w:w="3878" w:type="dxa"/>
            <w:gridSpan w:val="3"/>
          </w:tcPr>
          <w:p w:rsidR="0065019E" w:rsidRDefault="0065019E" w:rsidP="00B8186F">
            <w:pPr>
              <w:rPr>
                <w:b/>
                <w:sz w:val="20"/>
              </w:rPr>
            </w:pPr>
            <w:r>
              <w:rPr>
                <w:b/>
                <w:sz w:val="20"/>
              </w:rPr>
              <w:t>Action</w:t>
            </w:r>
          </w:p>
        </w:tc>
        <w:tc>
          <w:tcPr>
            <w:tcW w:w="4766" w:type="dxa"/>
          </w:tcPr>
          <w:p w:rsidR="0065019E" w:rsidRDefault="0065019E" w:rsidP="00B8186F">
            <w:pPr>
              <w:rPr>
                <w:b/>
                <w:sz w:val="20"/>
              </w:rPr>
            </w:pPr>
            <w:r>
              <w:rPr>
                <w:b/>
                <w:sz w:val="20"/>
              </w:rPr>
              <w:t>Software Reaction</w:t>
            </w:r>
          </w:p>
        </w:tc>
      </w:tr>
      <w:tr w:rsidR="0065019E" w:rsidTr="005F76E4">
        <w:tblPrEx>
          <w:tblCellMar>
            <w:top w:w="0" w:type="dxa"/>
            <w:bottom w:w="0" w:type="dxa"/>
          </w:tblCellMar>
        </w:tblPrEx>
        <w:trPr>
          <w:cantSplit/>
          <w:trHeight w:val="215"/>
        </w:trPr>
        <w:tc>
          <w:tcPr>
            <w:tcW w:w="921" w:type="dxa"/>
          </w:tcPr>
          <w:p w:rsidR="0065019E" w:rsidRDefault="0065019E" w:rsidP="00B8186F">
            <w:pPr>
              <w:rPr>
                <w:b/>
                <w:sz w:val="20"/>
              </w:rPr>
            </w:pPr>
            <w:r>
              <w:rPr>
                <w:b/>
                <w:sz w:val="20"/>
              </w:rPr>
              <w:t>1.</w:t>
            </w:r>
            <w:del w:id="107" w:author="Maryum Xedi" w:date="2002-04-03T20:08:00Z">
              <w:r>
                <w:rPr>
                  <w:b/>
                  <w:sz w:val="20"/>
                </w:rPr>
                <w:delText>1</w:delText>
              </w:r>
            </w:del>
          </w:p>
        </w:tc>
        <w:tc>
          <w:tcPr>
            <w:tcW w:w="3878" w:type="dxa"/>
            <w:gridSpan w:val="3"/>
          </w:tcPr>
          <w:p w:rsidR="0065019E" w:rsidRDefault="0065019E" w:rsidP="00B8186F">
            <w:pPr>
              <w:rPr>
                <w:i/>
                <w:sz w:val="20"/>
              </w:rPr>
            </w:pPr>
            <w:r>
              <w:rPr>
                <w:i/>
                <w:sz w:val="20"/>
              </w:rPr>
              <w:t>User clicks on desired info tab</w:t>
            </w:r>
          </w:p>
        </w:tc>
        <w:tc>
          <w:tcPr>
            <w:tcW w:w="4766" w:type="dxa"/>
          </w:tcPr>
          <w:p w:rsidR="0065019E" w:rsidRDefault="0065019E" w:rsidP="00B8186F">
            <w:pPr>
              <w:rPr>
                <w:i/>
                <w:sz w:val="20"/>
              </w:rPr>
            </w:pPr>
            <w:r>
              <w:rPr>
                <w:i/>
                <w:sz w:val="20"/>
              </w:rPr>
              <w:t>Software provides that desired information</w:t>
            </w:r>
          </w:p>
        </w:tc>
      </w:tr>
      <w:tr w:rsidR="0065019E" w:rsidTr="005F76E4">
        <w:tblPrEx>
          <w:tblCellMar>
            <w:top w:w="0" w:type="dxa"/>
            <w:bottom w:w="0" w:type="dxa"/>
          </w:tblCellMar>
        </w:tblPrEx>
        <w:trPr>
          <w:cantSplit/>
          <w:trHeight w:val="293"/>
        </w:trPr>
        <w:tc>
          <w:tcPr>
            <w:tcW w:w="921" w:type="dxa"/>
          </w:tcPr>
          <w:p w:rsidR="0065019E" w:rsidRDefault="0065019E" w:rsidP="00B8186F">
            <w:pPr>
              <w:rPr>
                <w:b/>
                <w:sz w:val="20"/>
              </w:rPr>
            </w:pPr>
            <w:r>
              <w:rPr>
                <w:b/>
                <w:sz w:val="20"/>
              </w:rPr>
              <w:t>2.</w:t>
            </w:r>
            <w:del w:id="108" w:author="Maryum Xedi" w:date="2002-04-03T20:08:00Z">
              <w:r>
                <w:rPr>
                  <w:b/>
                  <w:sz w:val="20"/>
                </w:rPr>
                <w:delText>2</w:delText>
              </w:r>
            </w:del>
          </w:p>
        </w:tc>
        <w:tc>
          <w:tcPr>
            <w:tcW w:w="3878" w:type="dxa"/>
            <w:gridSpan w:val="3"/>
          </w:tcPr>
          <w:p w:rsidR="0065019E" w:rsidRPr="00522BF2" w:rsidRDefault="0065019E" w:rsidP="00B8186F">
            <w:pPr>
              <w:rPr>
                <w:i/>
                <w:sz w:val="20"/>
              </w:rPr>
            </w:pPr>
            <w:r w:rsidRPr="00522BF2">
              <w:rPr>
                <w:i/>
                <w:sz w:val="20"/>
              </w:rPr>
              <w:t>User can click on edit profile tab</w:t>
            </w:r>
          </w:p>
        </w:tc>
        <w:tc>
          <w:tcPr>
            <w:tcW w:w="4766" w:type="dxa"/>
          </w:tcPr>
          <w:p w:rsidR="0065019E" w:rsidRDefault="0065019E" w:rsidP="00B8186F">
            <w:pPr>
              <w:rPr>
                <w:sz w:val="20"/>
              </w:rPr>
            </w:pPr>
            <w:r>
              <w:rPr>
                <w:i/>
                <w:sz w:val="20"/>
              </w:rPr>
              <w:t>Software saves the changed credentials.</w:t>
            </w:r>
          </w:p>
        </w:tc>
      </w:tr>
      <w:tr w:rsidR="0065019E" w:rsidTr="005F76E4">
        <w:tblPrEx>
          <w:tblCellMar>
            <w:top w:w="0" w:type="dxa"/>
            <w:bottom w:w="0" w:type="dxa"/>
          </w:tblCellMar>
        </w:tblPrEx>
        <w:trPr>
          <w:cantSplit/>
          <w:trHeight w:val="411"/>
        </w:trPr>
        <w:tc>
          <w:tcPr>
            <w:tcW w:w="921" w:type="dxa"/>
          </w:tcPr>
          <w:p w:rsidR="0065019E" w:rsidRDefault="0065019E" w:rsidP="00B8186F">
            <w:pPr>
              <w:rPr>
                <w:b/>
                <w:sz w:val="20"/>
              </w:rPr>
            </w:pPr>
            <w:del w:id="109" w:author="Maryum Xedi" w:date="2002-04-03T20:08:00Z">
              <w:r>
                <w:rPr>
                  <w:b/>
                  <w:sz w:val="20"/>
                </w:rPr>
                <w:delText>n</w:delText>
              </w:r>
            </w:del>
          </w:p>
        </w:tc>
        <w:tc>
          <w:tcPr>
            <w:tcW w:w="3878" w:type="dxa"/>
            <w:gridSpan w:val="3"/>
          </w:tcPr>
          <w:p w:rsidR="0065019E" w:rsidRDefault="0065019E" w:rsidP="00B8186F">
            <w:pPr>
              <w:rPr>
                <w:sz w:val="20"/>
              </w:rPr>
            </w:pPr>
          </w:p>
        </w:tc>
        <w:tc>
          <w:tcPr>
            <w:tcW w:w="4766" w:type="dxa"/>
          </w:tcPr>
          <w:p w:rsidR="0065019E" w:rsidRDefault="0065019E" w:rsidP="00B8186F">
            <w:pPr>
              <w:rPr>
                <w:sz w:val="20"/>
              </w:rPr>
            </w:pPr>
          </w:p>
        </w:tc>
      </w:tr>
      <w:tr w:rsidR="0065019E" w:rsidTr="005F76E4">
        <w:tblPrEx>
          <w:tblCellMar>
            <w:top w:w="0" w:type="dxa"/>
            <w:bottom w:w="0" w:type="dxa"/>
          </w:tblCellMar>
        </w:tblPrEx>
        <w:trPr>
          <w:cantSplit/>
          <w:trHeight w:val="450"/>
        </w:trPr>
        <w:tc>
          <w:tcPr>
            <w:tcW w:w="9567" w:type="dxa"/>
            <w:gridSpan w:val="5"/>
          </w:tcPr>
          <w:p w:rsidR="0065019E" w:rsidRDefault="0065019E" w:rsidP="00B8186F">
            <w:pPr>
              <w:rPr>
                <w:b/>
                <w:sz w:val="20"/>
              </w:rPr>
            </w:pPr>
            <w:r>
              <w:rPr>
                <w:b/>
                <w:sz w:val="20"/>
              </w:rPr>
              <w:t>Alternate Scenarios:</w:t>
            </w:r>
          </w:p>
        </w:tc>
      </w:tr>
      <w:tr w:rsidR="0065019E" w:rsidTr="005F76E4">
        <w:tblPrEx>
          <w:tblCellMar>
            <w:top w:w="0" w:type="dxa"/>
            <w:bottom w:w="0" w:type="dxa"/>
          </w:tblCellMar>
        </w:tblPrEx>
        <w:trPr>
          <w:cantSplit/>
          <w:trHeight w:val="1859"/>
        </w:trPr>
        <w:tc>
          <w:tcPr>
            <w:tcW w:w="9567" w:type="dxa"/>
            <w:gridSpan w:val="5"/>
          </w:tcPr>
          <w:p w:rsidR="0065019E" w:rsidRDefault="0065019E" w:rsidP="00B8186F">
            <w:pPr>
              <w:rPr>
                <w:b/>
                <w:bCs/>
                <w:iCs/>
                <w:sz w:val="20"/>
              </w:rPr>
            </w:pPr>
            <w:r>
              <w:rPr>
                <w:b/>
                <w:bCs/>
                <w:iCs/>
                <w:sz w:val="20"/>
              </w:rPr>
              <w:t>2a:</w:t>
            </w:r>
          </w:p>
          <w:p w:rsidR="0065019E" w:rsidRPr="00391A97" w:rsidRDefault="0065019E" w:rsidP="00B8186F">
            <w:pPr>
              <w:rPr>
                <w:bCs/>
                <w:iCs/>
                <w:sz w:val="20"/>
              </w:rPr>
            </w:pPr>
            <w:r w:rsidRPr="00391A97">
              <w:rPr>
                <w:bCs/>
                <w:iCs/>
                <w:sz w:val="20"/>
              </w:rPr>
              <w:t xml:space="preserve">     If information i</w:t>
            </w:r>
            <w:r>
              <w:rPr>
                <w:bCs/>
                <w:iCs/>
                <w:sz w:val="20"/>
              </w:rPr>
              <w:t>s valid, login information update is successful.</w:t>
            </w:r>
          </w:p>
          <w:p w:rsidR="0065019E" w:rsidRDefault="0065019E" w:rsidP="00B8186F">
            <w:pPr>
              <w:rPr>
                <w:b/>
                <w:bCs/>
                <w:iCs/>
                <w:sz w:val="20"/>
              </w:rPr>
            </w:pPr>
            <w:r>
              <w:rPr>
                <w:b/>
                <w:bCs/>
                <w:iCs/>
                <w:sz w:val="20"/>
              </w:rPr>
              <w:t>2b:</w:t>
            </w:r>
          </w:p>
          <w:p w:rsidR="0065019E" w:rsidRPr="00391A97" w:rsidRDefault="0065019E" w:rsidP="00B8186F">
            <w:pPr>
              <w:rPr>
                <w:bCs/>
                <w:iCs/>
                <w:sz w:val="20"/>
              </w:rPr>
            </w:pPr>
            <w:r>
              <w:rPr>
                <w:b/>
                <w:bCs/>
                <w:iCs/>
                <w:sz w:val="20"/>
              </w:rPr>
              <w:t xml:space="preserve">     </w:t>
            </w:r>
            <w:r w:rsidRPr="00391A97">
              <w:rPr>
                <w:bCs/>
                <w:iCs/>
                <w:sz w:val="20"/>
              </w:rPr>
              <w:t>If information is invalid user is asked to provide valid credentials.</w:t>
            </w:r>
          </w:p>
        </w:tc>
      </w:tr>
      <w:tr w:rsidR="0065019E" w:rsidTr="005F76E4">
        <w:tblPrEx>
          <w:tblCellMar>
            <w:top w:w="0" w:type="dxa"/>
            <w:bottom w:w="0" w:type="dxa"/>
          </w:tblCellMar>
        </w:tblPrEx>
        <w:trPr>
          <w:cantSplit/>
          <w:trHeight w:val="411"/>
        </w:trPr>
        <w:tc>
          <w:tcPr>
            <w:tcW w:w="9567" w:type="dxa"/>
            <w:gridSpan w:val="5"/>
          </w:tcPr>
          <w:p w:rsidR="0065019E" w:rsidRDefault="0065019E" w:rsidP="00B8186F">
            <w:pPr>
              <w:rPr>
                <w:b/>
                <w:sz w:val="20"/>
              </w:rPr>
            </w:pPr>
            <w:r>
              <w:rPr>
                <w:b/>
                <w:sz w:val="22"/>
              </w:rPr>
              <w:t xml:space="preserve">Post Conditions </w:t>
            </w:r>
          </w:p>
        </w:tc>
      </w:tr>
      <w:tr w:rsidR="0065019E" w:rsidTr="005F76E4">
        <w:tblPrEx>
          <w:tblCellMar>
            <w:top w:w="0" w:type="dxa"/>
            <w:bottom w:w="0" w:type="dxa"/>
          </w:tblCellMar>
        </w:tblPrEx>
        <w:trPr>
          <w:cantSplit/>
          <w:trHeight w:val="411"/>
        </w:trPr>
        <w:tc>
          <w:tcPr>
            <w:tcW w:w="921" w:type="dxa"/>
            <w:tcBorders>
              <w:bottom w:val="single" w:sz="4" w:space="0" w:color="auto"/>
            </w:tcBorders>
          </w:tcPr>
          <w:p w:rsidR="0065019E" w:rsidRDefault="0065019E" w:rsidP="00B8186F">
            <w:pPr>
              <w:rPr>
                <w:b/>
                <w:sz w:val="20"/>
              </w:rPr>
            </w:pPr>
            <w:ins w:id="110" w:author="Maryum Xedi" w:date="2002-04-03T20:08:00Z">
              <w:r>
                <w:rPr>
                  <w:b/>
                  <w:sz w:val="20"/>
                </w:rPr>
                <w:t>S</w:t>
              </w:r>
            </w:ins>
            <w:del w:id="111" w:author="Maryum Xedi" w:date="2002-04-03T20:08:00Z">
              <w:r>
                <w:rPr>
                  <w:b/>
                  <w:sz w:val="20"/>
                </w:rPr>
                <w:delText>S</w:delText>
              </w:r>
            </w:del>
            <w:r>
              <w:rPr>
                <w:b/>
                <w:sz w:val="20"/>
              </w:rPr>
              <w:t>tep#</w:t>
            </w:r>
          </w:p>
        </w:tc>
        <w:tc>
          <w:tcPr>
            <w:tcW w:w="8645" w:type="dxa"/>
            <w:gridSpan w:val="4"/>
            <w:tcBorders>
              <w:bottom w:val="single" w:sz="4" w:space="0" w:color="auto"/>
            </w:tcBorders>
          </w:tcPr>
          <w:p w:rsidR="0065019E" w:rsidRDefault="0065019E" w:rsidP="00B8186F">
            <w:pPr>
              <w:rPr>
                <w:b/>
                <w:sz w:val="20"/>
              </w:rPr>
            </w:pPr>
            <w:r>
              <w:rPr>
                <w:b/>
                <w:sz w:val="20"/>
              </w:rPr>
              <w:t>Description</w:t>
            </w:r>
          </w:p>
        </w:tc>
      </w:tr>
      <w:tr w:rsidR="0065019E" w:rsidTr="005F76E4">
        <w:tblPrEx>
          <w:tblCellMar>
            <w:top w:w="0" w:type="dxa"/>
            <w:bottom w:w="0" w:type="dxa"/>
          </w:tblCellMar>
        </w:tblPrEx>
        <w:trPr>
          <w:cantSplit/>
          <w:trHeight w:val="411"/>
        </w:trPr>
        <w:tc>
          <w:tcPr>
            <w:tcW w:w="3262" w:type="dxa"/>
            <w:gridSpan w:val="3"/>
          </w:tcPr>
          <w:p w:rsidR="0065019E" w:rsidRDefault="0065019E" w:rsidP="00B8186F">
            <w:pPr>
              <w:rPr>
                <w:b/>
                <w:sz w:val="20"/>
              </w:rPr>
            </w:pPr>
            <w:r>
              <w:rPr>
                <w:b/>
                <w:sz w:val="20"/>
              </w:rPr>
              <w:t>Use Case Cross referenced</w:t>
            </w:r>
          </w:p>
        </w:tc>
        <w:tc>
          <w:tcPr>
            <w:tcW w:w="6304" w:type="dxa"/>
            <w:gridSpan w:val="2"/>
          </w:tcPr>
          <w:p w:rsidR="0065019E" w:rsidRDefault="0065019E" w:rsidP="00B8186F">
            <w:pPr>
              <w:rPr>
                <w:i/>
                <w:sz w:val="20"/>
              </w:rPr>
            </w:pPr>
            <w:r>
              <w:rPr>
                <w:i/>
                <w:sz w:val="20"/>
              </w:rPr>
              <w:t>Register, login</w:t>
            </w:r>
          </w:p>
        </w:tc>
      </w:tr>
      <w:tr w:rsidR="0065019E" w:rsidTr="005F76E4">
        <w:tblPrEx>
          <w:tblCellMar>
            <w:top w:w="0" w:type="dxa"/>
            <w:bottom w:w="0" w:type="dxa"/>
          </w:tblCellMar>
        </w:tblPrEx>
        <w:trPr>
          <w:cantSplit/>
          <w:trHeight w:val="411"/>
        </w:trPr>
        <w:tc>
          <w:tcPr>
            <w:tcW w:w="3262" w:type="dxa"/>
            <w:gridSpan w:val="3"/>
          </w:tcPr>
          <w:p w:rsidR="0065019E" w:rsidRDefault="0065019E" w:rsidP="00B8186F">
            <w:pPr>
              <w:rPr>
                <w:b/>
                <w:sz w:val="20"/>
              </w:rPr>
            </w:pPr>
            <w:r>
              <w:rPr>
                <w:b/>
                <w:sz w:val="20"/>
              </w:rPr>
              <w:t>User Interface reference</w:t>
            </w:r>
          </w:p>
        </w:tc>
        <w:tc>
          <w:tcPr>
            <w:tcW w:w="6304" w:type="dxa"/>
            <w:gridSpan w:val="2"/>
          </w:tcPr>
          <w:p w:rsidR="0065019E" w:rsidRDefault="0065019E" w:rsidP="00B8186F">
            <w:pPr>
              <w:rPr>
                <w:i/>
                <w:sz w:val="20"/>
              </w:rPr>
            </w:pPr>
          </w:p>
        </w:tc>
      </w:tr>
      <w:tr w:rsidR="0065019E" w:rsidTr="005F76E4">
        <w:tblPrEx>
          <w:tblCellMar>
            <w:top w:w="0" w:type="dxa"/>
            <w:bottom w:w="0" w:type="dxa"/>
          </w:tblCellMar>
        </w:tblPrEx>
        <w:trPr>
          <w:cantSplit/>
          <w:trHeight w:val="411"/>
          <w:ins w:id="112" w:author="Maryum Xedi" w:date="2002-04-03T20:08:00Z"/>
        </w:trPr>
        <w:tc>
          <w:tcPr>
            <w:tcW w:w="9567" w:type="dxa"/>
            <w:gridSpan w:val="5"/>
            <w:tcBorders>
              <w:bottom w:val="single" w:sz="4" w:space="0" w:color="auto"/>
            </w:tcBorders>
          </w:tcPr>
          <w:p w:rsidR="0065019E" w:rsidRPr="007A4017" w:rsidRDefault="0065019E" w:rsidP="0065019E">
            <w:pPr>
              <w:numPr>
                <w:ilvl w:val="0"/>
                <w:numId w:val="8"/>
              </w:numPr>
              <w:rPr>
                <w:ins w:id="113" w:author="Maryum Xedi" w:date="2002-04-03T20:08:00Z"/>
                <w:sz w:val="20"/>
              </w:rPr>
            </w:pPr>
            <w:ins w:id="114" w:author="Maryum Xedi" w:date="2002-04-03T20:08:00Z">
              <w:r>
                <w:rPr>
                  <w:b/>
                  <w:sz w:val="20"/>
                </w:rPr>
                <w:t>Concurrency and Respons</w:t>
              </w:r>
            </w:ins>
            <w:r>
              <w:rPr>
                <w:b/>
                <w:sz w:val="20"/>
              </w:rPr>
              <w:t>e</w:t>
            </w:r>
          </w:p>
        </w:tc>
      </w:tr>
    </w:tbl>
    <w:p w:rsidR="0065019E" w:rsidRDefault="0065019E">
      <w:pPr>
        <w:rPr>
          <w:sz w:val="20"/>
        </w:rPr>
      </w:pPr>
    </w:p>
    <w:p w:rsidR="0065019E" w:rsidRDefault="0065019E">
      <w:pPr>
        <w:rPr>
          <w:sz w:val="20"/>
        </w:rPr>
      </w:pPr>
      <w:r>
        <w:rPr>
          <w:sz w:val="20"/>
        </w:rPr>
        <w:br w:type="page"/>
      </w:r>
    </w:p>
    <w:tbl>
      <w:tblPr>
        <w:tblW w:w="9432"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8"/>
        <w:gridCol w:w="1879"/>
        <w:gridCol w:w="429"/>
        <w:gridCol w:w="1515"/>
        <w:gridCol w:w="4701"/>
      </w:tblGrid>
      <w:tr w:rsidR="0065019E" w:rsidTr="005F76E4">
        <w:tblPrEx>
          <w:tblCellMar>
            <w:top w:w="0" w:type="dxa"/>
            <w:bottom w:w="0" w:type="dxa"/>
          </w:tblCellMar>
        </w:tblPrEx>
        <w:trPr>
          <w:cantSplit/>
          <w:trHeight w:val="203"/>
        </w:trPr>
        <w:tc>
          <w:tcPr>
            <w:tcW w:w="9432" w:type="dxa"/>
            <w:gridSpan w:val="5"/>
          </w:tcPr>
          <w:p w:rsidR="0065019E" w:rsidRDefault="0065019E" w:rsidP="00B8186F">
            <w:pPr>
              <w:jc w:val="center"/>
              <w:rPr>
                <w:b/>
                <w:sz w:val="28"/>
              </w:rPr>
            </w:pPr>
            <w:r>
              <w:rPr>
                <w:b/>
                <w:sz w:val="28"/>
              </w:rPr>
              <w:lastRenderedPageBreak/>
              <w:t>4: Edit information</w:t>
            </w:r>
          </w:p>
        </w:tc>
      </w:tr>
      <w:tr w:rsidR="0065019E" w:rsidTr="005F76E4">
        <w:tblPrEx>
          <w:tblCellMar>
            <w:top w:w="0" w:type="dxa"/>
            <w:bottom w:w="0" w:type="dxa"/>
          </w:tblCellMar>
        </w:tblPrEx>
        <w:trPr>
          <w:cantSplit/>
          <w:trHeight w:val="203"/>
        </w:trPr>
        <w:tc>
          <w:tcPr>
            <w:tcW w:w="9432" w:type="dxa"/>
            <w:gridSpan w:val="5"/>
          </w:tcPr>
          <w:p w:rsidR="0065019E" w:rsidRDefault="0065019E" w:rsidP="00B8186F">
            <w:pPr>
              <w:rPr>
                <w:i/>
                <w:sz w:val="20"/>
              </w:rPr>
            </w:pPr>
            <w:r>
              <w:rPr>
                <w:b/>
                <w:sz w:val="20"/>
              </w:rPr>
              <w:t>Actors:</w:t>
            </w:r>
            <w:r>
              <w:rPr>
                <w:b/>
                <w:sz w:val="20"/>
              </w:rPr>
              <w:tab/>
            </w:r>
            <w:r>
              <w:rPr>
                <w:sz w:val="20"/>
              </w:rPr>
              <w:t xml:space="preserve">                        </w:t>
            </w:r>
            <w:r>
              <w:rPr>
                <w:i/>
                <w:sz w:val="20"/>
              </w:rPr>
              <w:t>Admin</w:t>
            </w:r>
          </w:p>
        </w:tc>
      </w:tr>
      <w:tr w:rsidR="0065019E" w:rsidTr="005F76E4">
        <w:tblPrEx>
          <w:tblCellMar>
            <w:top w:w="0" w:type="dxa"/>
            <w:bottom w:w="0" w:type="dxa"/>
          </w:tblCellMar>
        </w:tblPrEx>
        <w:trPr>
          <w:cantSplit/>
          <w:trHeight w:val="203"/>
        </w:trPr>
        <w:tc>
          <w:tcPr>
            <w:tcW w:w="9432" w:type="dxa"/>
            <w:gridSpan w:val="5"/>
          </w:tcPr>
          <w:p w:rsidR="0065019E" w:rsidRDefault="0065019E" w:rsidP="00B8186F">
            <w:pPr>
              <w:rPr>
                <w:sz w:val="20"/>
              </w:rPr>
            </w:pPr>
            <w:r>
              <w:rPr>
                <w:b/>
                <w:sz w:val="20"/>
              </w:rPr>
              <w:t>Feature:</w:t>
            </w:r>
            <w:r>
              <w:t xml:space="preserve">                   Login</w:t>
            </w:r>
          </w:p>
        </w:tc>
      </w:tr>
      <w:tr w:rsidR="0065019E" w:rsidTr="005F76E4">
        <w:tblPrEx>
          <w:tblCellMar>
            <w:top w:w="0" w:type="dxa"/>
            <w:bottom w:w="0" w:type="dxa"/>
          </w:tblCellMar>
        </w:tblPrEx>
        <w:trPr>
          <w:trHeight w:val="203"/>
        </w:trPr>
        <w:tc>
          <w:tcPr>
            <w:tcW w:w="2787" w:type="dxa"/>
            <w:gridSpan w:val="2"/>
          </w:tcPr>
          <w:p w:rsidR="0065019E" w:rsidRDefault="0065019E" w:rsidP="00B8186F">
            <w:pPr>
              <w:rPr>
                <w:b/>
                <w:sz w:val="20"/>
              </w:rPr>
            </w:pPr>
            <w:r>
              <w:rPr>
                <w:b/>
                <w:sz w:val="20"/>
              </w:rPr>
              <w:t>Use case Id:</w:t>
            </w:r>
          </w:p>
        </w:tc>
        <w:tc>
          <w:tcPr>
            <w:tcW w:w="6644" w:type="dxa"/>
            <w:gridSpan w:val="3"/>
          </w:tcPr>
          <w:p w:rsidR="0065019E" w:rsidRDefault="0065019E" w:rsidP="00B8186F">
            <w:pPr>
              <w:rPr>
                <w:i/>
                <w:sz w:val="20"/>
              </w:rPr>
            </w:pPr>
            <w:r>
              <w:rPr>
                <w:i/>
                <w:sz w:val="20"/>
              </w:rPr>
              <w:t>4</w:t>
            </w:r>
          </w:p>
        </w:tc>
      </w:tr>
      <w:tr w:rsidR="0065019E" w:rsidTr="005F76E4">
        <w:tblPrEx>
          <w:tblCellMar>
            <w:top w:w="0" w:type="dxa"/>
            <w:bottom w:w="0" w:type="dxa"/>
          </w:tblCellMar>
        </w:tblPrEx>
        <w:trPr>
          <w:trHeight w:val="295"/>
        </w:trPr>
        <w:tc>
          <w:tcPr>
            <w:tcW w:w="2787" w:type="dxa"/>
            <w:gridSpan w:val="2"/>
          </w:tcPr>
          <w:p w:rsidR="0065019E" w:rsidRDefault="0065019E" w:rsidP="00B8186F">
            <w:pPr>
              <w:rPr>
                <w:b/>
                <w:sz w:val="20"/>
              </w:rPr>
            </w:pPr>
            <w:r>
              <w:rPr>
                <w:b/>
                <w:sz w:val="20"/>
              </w:rPr>
              <w:t>Pre-condition:</w:t>
            </w:r>
          </w:p>
        </w:tc>
        <w:tc>
          <w:tcPr>
            <w:tcW w:w="6644" w:type="dxa"/>
            <w:gridSpan w:val="3"/>
          </w:tcPr>
          <w:p w:rsidR="0065019E" w:rsidRDefault="0065019E" w:rsidP="00B8186F">
            <w:pPr>
              <w:rPr>
                <w:sz w:val="20"/>
              </w:rPr>
            </w:pPr>
            <w:r>
              <w:rPr>
                <w:i/>
                <w:sz w:val="20"/>
              </w:rPr>
              <w:t>Admin must login to edit the information</w:t>
            </w:r>
          </w:p>
        </w:tc>
      </w:tr>
      <w:tr w:rsidR="0065019E" w:rsidTr="005F76E4">
        <w:tblPrEx>
          <w:tblCellMar>
            <w:top w:w="0" w:type="dxa"/>
            <w:bottom w:w="0" w:type="dxa"/>
          </w:tblCellMar>
        </w:tblPrEx>
        <w:trPr>
          <w:cantSplit/>
          <w:trHeight w:val="406"/>
        </w:trPr>
        <w:tc>
          <w:tcPr>
            <w:tcW w:w="9432" w:type="dxa"/>
            <w:gridSpan w:val="5"/>
          </w:tcPr>
          <w:p w:rsidR="0065019E" w:rsidRDefault="0065019E" w:rsidP="00B8186F">
            <w:pPr>
              <w:rPr>
                <w:b/>
                <w:sz w:val="20"/>
              </w:rPr>
            </w:pPr>
            <w:r>
              <w:rPr>
                <w:b/>
                <w:sz w:val="22"/>
              </w:rPr>
              <w:t>Scenarios</w:t>
            </w:r>
          </w:p>
        </w:tc>
      </w:tr>
      <w:tr w:rsidR="0065019E" w:rsidTr="005F76E4">
        <w:tblPrEx>
          <w:tblCellMar>
            <w:top w:w="0" w:type="dxa"/>
            <w:bottom w:w="0" w:type="dxa"/>
          </w:tblCellMar>
        </w:tblPrEx>
        <w:trPr>
          <w:cantSplit/>
          <w:trHeight w:val="406"/>
        </w:trPr>
        <w:tc>
          <w:tcPr>
            <w:tcW w:w="908" w:type="dxa"/>
          </w:tcPr>
          <w:p w:rsidR="0065019E" w:rsidRDefault="0065019E" w:rsidP="00B8186F">
            <w:pPr>
              <w:rPr>
                <w:b/>
                <w:sz w:val="20"/>
              </w:rPr>
            </w:pPr>
            <w:r>
              <w:rPr>
                <w:b/>
                <w:sz w:val="20"/>
              </w:rPr>
              <w:t>Step#</w:t>
            </w:r>
          </w:p>
        </w:tc>
        <w:tc>
          <w:tcPr>
            <w:tcW w:w="3823" w:type="dxa"/>
            <w:gridSpan w:val="3"/>
          </w:tcPr>
          <w:p w:rsidR="0065019E" w:rsidRDefault="0065019E" w:rsidP="00B8186F">
            <w:pPr>
              <w:rPr>
                <w:b/>
                <w:sz w:val="20"/>
              </w:rPr>
            </w:pPr>
            <w:r>
              <w:rPr>
                <w:b/>
                <w:sz w:val="20"/>
              </w:rPr>
              <w:t>Action</w:t>
            </w:r>
          </w:p>
        </w:tc>
        <w:tc>
          <w:tcPr>
            <w:tcW w:w="4699" w:type="dxa"/>
          </w:tcPr>
          <w:p w:rsidR="0065019E" w:rsidRDefault="0065019E" w:rsidP="00B8186F">
            <w:pPr>
              <w:rPr>
                <w:b/>
                <w:sz w:val="20"/>
              </w:rPr>
            </w:pPr>
            <w:r>
              <w:rPr>
                <w:b/>
                <w:sz w:val="20"/>
              </w:rPr>
              <w:t>Software Reaction</w:t>
            </w:r>
          </w:p>
        </w:tc>
      </w:tr>
      <w:tr w:rsidR="0065019E" w:rsidTr="005F76E4">
        <w:tblPrEx>
          <w:tblCellMar>
            <w:top w:w="0" w:type="dxa"/>
            <w:bottom w:w="0" w:type="dxa"/>
          </w:tblCellMar>
        </w:tblPrEx>
        <w:trPr>
          <w:cantSplit/>
          <w:trHeight w:val="203"/>
        </w:trPr>
        <w:tc>
          <w:tcPr>
            <w:tcW w:w="908" w:type="dxa"/>
          </w:tcPr>
          <w:p w:rsidR="0065019E" w:rsidRDefault="0065019E" w:rsidP="00B8186F">
            <w:pPr>
              <w:rPr>
                <w:b/>
                <w:sz w:val="20"/>
              </w:rPr>
            </w:pPr>
            <w:r>
              <w:rPr>
                <w:b/>
                <w:sz w:val="20"/>
              </w:rPr>
              <w:t>1.</w:t>
            </w:r>
            <w:del w:id="115" w:author="Maryum Xedi" w:date="2002-04-03T20:08:00Z">
              <w:r>
                <w:rPr>
                  <w:b/>
                  <w:sz w:val="20"/>
                </w:rPr>
                <w:delText>1</w:delText>
              </w:r>
            </w:del>
          </w:p>
        </w:tc>
        <w:tc>
          <w:tcPr>
            <w:tcW w:w="3823" w:type="dxa"/>
            <w:gridSpan w:val="3"/>
          </w:tcPr>
          <w:p w:rsidR="0065019E" w:rsidRDefault="0065019E" w:rsidP="00B8186F">
            <w:pPr>
              <w:rPr>
                <w:i/>
                <w:sz w:val="20"/>
              </w:rPr>
            </w:pPr>
            <w:r>
              <w:rPr>
                <w:i/>
                <w:sz w:val="20"/>
              </w:rPr>
              <w:t>User edits information</w:t>
            </w:r>
          </w:p>
        </w:tc>
        <w:tc>
          <w:tcPr>
            <w:tcW w:w="4699" w:type="dxa"/>
          </w:tcPr>
          <w:p w:rsidR="0065019E" w:rsidRDefault="0065019E" w:rsidP="00B8186F">
            <w:pPr>
              <w:rPr>
                <w:i/>
                <w:sz w:val="20"/>
              </w:rPr>
            </w:pPr>
            <w:r>
              <w:rPr>
                <w:i/>
                <w:sz w:val="20"/>
              </w:rPr>
              <w:t>Software saves the changed information</w:t>
            </w:r>
          </w:p>
        </w:tc>
      </w:tr>
      <w:tr w:rsidR="0065019E" w:rsidTr="005F76E4">
        <w:tblPrEx>
          <w:tblCellMar>
            <w:top w:w="0" w:type="dxa"/>
            <w:bottom w:w="0" w:type="dxa"/>
          </w:tblCellMar>
        </w:tblPrEx>
        <w:trPr>
          <w:cantSplit/>
          <w:trHeight w:val="388"/>
        </w:trPr>
        <w:tc>
          <w:tcPr>
            <w:tcW w:w="908" w:type="dxa"/>
          </w:tcPr>
          <w:p w:rsidR="0065019E" w:rsidRDefault="0065019E" w:rsidP="00B8186F">
            <w:pPr>
              <w:rPr>
                <w:b/>
                <w:sz w:val="20"/>
              </w:rPr>
            </w:pPr>
            <w:del w:id="116" w:author="Maryum Xedi" w:date="2002-04-03T20:08:00Z">
              <w:r>
                <w:rPr>
                  <w:b/>
                  <w:sz w:val="20"/>
                </w:rPr>
                <w:delText>n</w:delText>
              </w:r>
            </w:del>
          </w:p>
        </w:tc>
        <w:tc>
          <w:tcPr>
            <w:tcW w:w="3823" w:type="dxa"/>
            <w:gridSpan w:val="3"/>
          </w:tcPr>
          <w:p w:rsidR="0065019E" w:rsidRDefault="0065019E" w:rsidP="00B8186F">
            <w:pPr>
              <w:rPr>
                <w:sz w:val="20"/>
              </w:rPr>
            </w:pPr>
          </w:p>
        </w:tc>
        <w:tc>
          <w:tcPr>
            <w:tcW w:w="4699" w:type="dxa"/>
          </w:tcPr>
          <w:p w:rsidR="0065019E" w:rsidRDefault="0065019E" w:rsidP="00B8186F">
            <w:pPr>
              <w:rPr>
                <w:sz w:val="20"/>
              </w:rPr>
            </w:pPr>
          </w:p>
        </w:tc>
      </w:tr>
      <w:tr w:rsidR="0065019E" w:rsidTr="005F76E4">
        <w:tblPrEx>
          <w:tblCellMar>
            <w:top w:w="0" w:type="dxa"/>
            <w:bottom w:w="0" w:type="dxa"/>
          </w:tblCellMar>
        </w:tblPrEx>
        <w:trPr>
          <w:cantSplit/>
          <w:trHeight w:val="425"/>
        </w:trPr>
        <w:tc>
          <w:tcPr>
            <w:tcW w:w="9432" w:type="dxa"/>
            <w:gridSpan w:val="5"/>
          </w:tcPr>
          <w:p w:rsidR="0065019E" w:rsidRDefault="0065019E" w:rsidP="00B8186F">
            <w:pPr>
              <w:rPr>
                <w:b/>
                <w:sz w:val="20"/>
              </w:rPr>
            </w:pPr>
            <w:r>
              <w:rPr>
                <w:b/>
                <w:sz w:val="20"/>
              </w:rPr>
              <w:t>Alternate Scenarios:</w:t>
            </w:r>
          </w:p>
        </w:tc>
      </w:tr>
      <w:tr w:rsidR="0065019E" w:rsidTr="005F76E4">
        <w:tblPrEx>
          <w:tblCellMar>
            <w:top w:w="0" w:type="dxa"/>
            <w:bottom w:w="0" w:type="dxa"/>
          </w:tblCellMar>
        </w:tblPrEx>
        <w:trPr>
          <w:cantSplit/>
          <w:trHeight w:val="1755"/>
        </w:trPr>
        <w:tc>
          <w:tcPr>
            <w:tcW w:w="9432" w:type="dxa"/>
            <w:gridSpan w:val="5"/>
          </w:tcPr>
          <w:p w:rsidR="0065019E" w:rsidRPr="006D10A4" w:rsidRDefault="0065019E" w:rsidP="006D10A4">
            <w:pPr>
              <w:rPr>
                <w:bCs/>
                <w:i/>
                <w:iCs/>
                <w:sz w:val="20"/>
              </w:rPr>
            </w:pPr>
            <w:r w:rsidRPr="006D10A4">
              <w:rPr>
                <w:bCs/>
                <w:i/>
                <w:iCs/>
                <w:sz w:val="20"/>
              </w:rPr>
              <w:t>None</w:t>
            </w:r>
          </w:p>
        </w:tc>
      </w:tr>
      <w:tr w:rsidR="0065019E" w:rsidTr="005F76E4">
        <w:tblPrEx>
          <w:tblCellMar>
            <w:top w:w="0" w:type="dxa"/>
            <w:bottom w:w="0" w:type="dxa"/>
          </w:tblCellMar>
        </w:tblPrEx>
        <w:trPr>
          <w:cantSplit/>
          <w:trHeight w:val="388"/>
        </w:trPr>
        <w:tc>
          <w:tcPr>
            <w:tcW w:w="9432" w:type="dxa"/>
            <w:gridSpan w:val="5"/>
          </w:tcPr>
          <w:p w:rsidR="0065019E" w:rsidRDefault="0065019E" w:rsidP="00B8186F">
            <w:pPr>
              <w:rPr>
                <w:b/>
                <w:sz w:val="20"/>
              </w:rPr>
            </w:pPr>
            <w:r>
              <w:rPr>
                <w:b/>
                <w:sz w:val="22"/>
              </w:rPr>
              <w:t xml:space="preserve">Post Conditions </w:t>
            </w:r>
          </w:p>
        </w:tc>
      </w:tr>
      <w:tr w:rsidR="0065019E" w:rsidTr="005F76E4">
        <w:tblPrEx>
          <w:tblCellMar>
            <w:top w:w="0" w:type="dxa"/>
            <w:bottom w:w="0" w:type="dxa"/>
          </w:tblCellMar>
        </w:tblPrEx>
        <w:trPr>
          <w:cantSplit/>
          <w:trHeight w:val="388"/>
        </w:trPr>
        <w:tc>
          <w:tcPr>
            <w:tcW w:w="908" w:type="dxa"/>
            <w:tcBorders>
              <w:bottom w:val="single" w:sz="4" w:space="0" w:color="auto"/>
            </w:tcBorders>
          </w:tcPr>
          <w:p w:rsidR="0065019E" w:rsidRDefault="0065019E" w:rsidP="00B8186F">
            <w:pPr>
              <w:rPr>
                <w:b/>
                <w:sz w:val="20"/>
              </w:rPr>
            </w:pPr>
            <w:ins w:id="117" w:author="Maryum Xedi" w:date="2002-04-03T20:08:00Z">
              <w:r>
                <w:rPr>
                  <w:b/>
                  <w:sz w:val="20"/>
                </w:rPr>
                <w:t>S</w:t>
              </w:r>
            </w:ins>
            <w:del w:id="118" w:author="Maryum Xedi" w:date="2002-04-03T20:08:00Z">
              <w:r>
                <w:rPr>
                  <w:b/>
                  <w:sz w:val="20"/>
                </w:rPr>
                <w:delText>S</w:delText>
              </w:r>
            </w:del>
            <w:r>
              <w:rPr>
                <w:b/>
                <w:sz w:val="20"/>
              </w:rPr>
              <w:t>tep#</w:t>
            </w:r>
          </w:p>
        </w:tc>
        <w:tc>
          <w:tcPr>
            <w:tcW w:w="8523" w:type="dxa"/>
            <w:gridSpan w:val="4"/>
            <w:tcBorders>
              <w:bottom w:val="single" w:sz="4" w:space="0" w:color="auto"/>
            </w:tcBorders>
          </w:tcPr>
          <w:p w:rsidR="0065019E" w:rsidRDefault="0065019E" w:rsidP="00B8186F">
            <w:pPr>
              <w:rPr>
                <w:b/>
                <w:sz w:val="20"/>
              </w:rPr>
            </w:pPr>
            <w:r>
              <w:rPr>
                <w:b/>
                <w:sz w:val="20"/>
              </w:rPr>
              <w:t>Description</w:t>
            </w:r>
          </w:p>
        </w:tc>
      </w:tr>
      <w:tr w:rsidR="0065019E" w:rsidTr="005F76E4">
        <w:tblPrEx>
          <w:tblCellMar>
            <w:top w:w="0" w:type="dxa"/>
            <w:bottom w:w="0" w:type="dxa"/>
          </w:tblCellMar>
        </w:tblPrEx>
        <w:trPr>
          <w:cantSplit/>
          <w:trHeight w:val="388"/>
        </w:trPr>
        <w:tc>
          <w:tcPr>
            <w:tcW w:w="908" w:type="dxa"/>
          </w:tcPr>
          <w:p w:rsidR="0065019E" w:rsidRDefault="0065019E" w:rsidP="00B8186F">
            <w:pPr>
              <w:rPr>
                <w:b/>
                <w:sz w:val="20"/>
              </w:rPr>
            </w:pPr>
            <w:del w:id="119" w:author="Maryum Xedi" w:date="2002-04-03T20:08:00Z">
              <w:r>
                <w:rPr>
                  <w:b/>
                  <w:sz w:val="20"/>
                </w:rPr>
                <w:delText>1</w:delText>
              </w:r>
            </w:del>
          </w:p>
        </w:tc>
        <w:tc>
          <w:tcPr>
            <w:tcW w:w="8523" w:type="dxa"/>
            <w:gridSpan w:val="4"/>
          </w:tcPr>
          <w:p w:rsidR="0065019E" w:rsidRDefault="0065019E" w:rsidP="00B8186F">
            <w:pPr>
              <w:rPr>
                <w:i/>
                <w:sz w:val="20"/>
              </w:rPr>
            </w:pPr>
            <w:r>
              <w:rPr>
                <w:i/>
                <w:sz w:val="20"/>
              </w:rPr>
              <w:t>User will only be able to see the updated information</w:t>
            </w:r>
          </w:p>
        </w:tc>
      </w:tr>
      <w:tr w:rsidR="0065019E" w:rsidTr="005F76E4">
        <w:tblPrEx>
          <w:tblCellMar>
            <w:top w:w="0" w:type="dxa"/>
            <w:bottom w:w="0" w:type="dxa"/>
          </w:tblCellMar>
        </w:tblPrEx>
        <w:trPr>
          <w:cantSplit/>
          <w:trHeight w:val="388"/>
        </w:trPr>
        <w:tc>
          <w:tcPr>
            <w:tcW w:w="908" w:type="dxa"/>
          </w:tcPr>
          <w:p w:rsidR="0065019E" w:rsidRDefault="0065019E" w:rsidP="00B8186F">
            <w:pPr>
              <w:rPr>
                <w:b/>
                <w:sz w:val="20"/>
              </w:rPr>
            </w:pPr>
            <w:del w:id="120" w:author="Maryum Xedi" w:date="2002-04-03T20:08:00Z">
              <w:r>
                <w:rPr>
                  <w:b/>
                  <w:sz w:val="20"/>
                </w:rPr>
                <w:delText>2</w:delText>
              </w:r>
            </w:del>
          </w:p>
        </w:tc>
        <w:tc>
          <w:tcPr>
            <w:tcW w:w="8523" w:type="dxa"/>
            <w:gridSpan w:val="4"/>
          </w:tcPr>
          <w:p w:rsidR="0065019E" w:rsidRDefault="0065019E" w:rsidP="00B8186F">
            <w:pPr>
              <w:rPr>
                <w:i/>
                <w:sz w:val="20"/>
              </w:rPr>
            </w:pPr>
          </w:p>
        </w:tc>
      </w:tr>
      <w:tr w:rsidR="0065019E" w:rsidTr="005F76E4">
        <w:tblPrEx>
          <w:tblCellMar>
            <w:top w:w="0" w:type="dxa"/>
            <w:bottom w:w="0" w:type="dxa"/>
          </w:tblCellMar>
        </w:tblPrEx>
        <w:trPr>
          <w:cantSplit/>
          <w:trHeight w:val="388"/>
        </w:trPr>
        <w:tc>
          <w:tcPr>
            <w:tcW w:w="908" w:type="dxa"/>
          </w:tcPr>
          <w:p w:rsidR="0065019E" w:rsidRDefault="0065019E" w:rsidP="00B8186F">
            <w:pPr>
              <w:rPr>
                <w:b/>
                <w:sz w:val="20"/>
              </w:rPr>
            </w:pPr>
            <w:del w:id="121" w:author="Maryum Xedi" w:date="2002-04-03T20:08:00Z">
              <w:r>
                <w:rPr>
                  <w:b/>
                  <w:sz w:val="20"/>
                </w:rPr>
                <w:delText>n</w:delText>
              </w:r>
            </w:del>
            <w:r>
              <w:rPr>
                <w:b/>
                <w:sz w:val="20"/>
              </w:rPr>
              <w:t xml:space="preserve"> </w:t>
            </w:r>
          </w:p>
        </w:tc>
        <w:tc>
          <w:tcPr>
            <w:tcW w:w="8523" w:type="dxa"/>
            <w:gridSpan w:val="4"/>
          </w:tcPr>
          <w:p w:rsidR="0065019E" w:rsidRDefault="0065019E" w:rsidP="00B8186F">
            <w:pPr>
              <w:rPr>
                <w:b/>
                <w:sz w:val="20"/>
              </w:rPr>
            </w:pPr>
          </w:p>
        </w:tc>
      </w:tr>
      <w:tr w:rsidR="0065019E" w:rsidTr="005F76E4">
        <w:tblPrEx>
          <w:tblCellMar>
            <w:top w:w="0" w:type="dxa"/>
            <w:bottom w:w="0" w:type="dxa"/>
          </w:tblCellMar>
        </w:tblPrEx>
        <w:trPr>
          <w:cantSplit/>
          <w:trHeight w:val="388"/>
        </w:trPr>
        <w:tc>
          <w:tcPr>
            <w:tcW w:w="3216" w:type="dxa"/>
            <w:gridSpan w:val="3"/>
          </w:tcPr>
          <w:p w:rsidR="0065019E" w:rsidRDefault="0065019E" w:rsidP="00B8186F">
            <w:pPr>
              <w:rPr>
                <w:b/>
                <w:sz w:val="20"/>
              </w:rPr>
            </w:pPr>
            <w:r>
              <w:rPr>
                <w:b/>
                <w:sz w:val="20"/>
              </w:rPr>
              <w:t>Use Case Cross referenced</w:t>
            </w:r>
          </w:p>
        </w:tc>
        <w:tc>
          <w:tcPr>
            <w:tcW w:w="6216" w:type="dxa"/>
            <w:gridSpan w:val="2"/>
          </w:tcPr>
          <w:p w:rsidR="0065019E" w:rsidRDefault="0065019E" w:rsidP="00B8186F">
            <w:pPr>
              <w:rPr>
                <w:i/>
                <w:sz w:val="20"/>
              </w:rPr>
            </w:pPr>
            <w:r>
              <w:rPr>
                <w:i/>
                <w:sz w:val="20"/>
              </w:rPr>
              <w:t>Register, login</w:t>
            </w:r>
          </w:p>
        </w:tc>
      </w:tr>
      <w:tr w:rsidR="0065019E" w:rsidTr="005F76E4">
        <w:tblPrEx>
          <w:tblCellMar>
            <w:top w:w="0" w:type="dxa"/>
            <w:bottom w:w="0" w:type="dxa"/>
          </w:tblCellMar>
        </w:tblPrEx>
        <w:trPr>
          <w:cantSplit/>
          <w:trHeight w:val="388"/>
        </w:trPr>
        <w:tc>
          <w:tcPr>
            <w:tcW w:w="3216" w:type="dxa"/>
            <w:gridSpan w:val="3"/>
          </w:tcPr>
          <w:p w:rsidR="0065019E" w:rsidRDefault="0065019E" w:rsidP="00B8186F">
            <w:pPr>
              <w:rPr>
                <w:b/>
                <w:sz w:val="20"/>
              </w:rPr>
            </w:pPr>
            <w:r>
              <w:rPr>
                <w:b/>
                <w:sz w:val="20"/>
              </w:rPr>
              <w:t>User Interface reference</w:t>
            </w:r>
          </w:p>
        </w:tc>
        <w:tc>
          <w:tcPr>
            <w:tcW w:w="6216" w:type="dxa"/>
            <w:gridSpan w:val="2"/>
          </w:tcPr>
          <w:p w:rsidR="0065019E" w:rsidRDefault="0065019E" w:rsidP="00B8186F">
            <w:pPr>
              <w:rPr>
                <w:i/>
                <w:sz w:val="20"/>
              </w:rPr>
            </w:pPr>
          </w:p>
        </w:tc>
      </w:tr>
      <w:tr w:rsidR="0065019E" w:rsidTr="005F76E4">
        <w:tblPrEx>
          <w:tblCellMar>
            <w:top w:w="0" w:type="dxa"/>
            <w:bottom w:w="0" w:type="dxa"/>
          </w:tblCellMar>
        </w:tblPrEx>
        <w:trPr>
          <w:cantSplit/>
          <w:trHeight w:val="388"/>
          <w:ins w:id="122" w:author="Maryum Xedi" w:date="2002-04-03T20:08:00Z"/>
        </w:trPr>
        <w:tc>
          <w:tcPr>
            <w:tcW w:w="9432" w:type="dxa"/>
            <w:gridSpan w:val="5"/>
            <w:tcBorders>
              <w:bottom w:val="single" w:sz="4" w:space="0" w:color="auto"/>
            </w:tcBorders>
          </w:tcPr>
          <w:p w:rsidR="0065019E" w:rsidRDefault="0065019E" w:rsidP="007A4017">
            <w:pPr>
              <w:rPr>
                <w:ins w:id="123" w:author="Maryum Xedi" w:date="2002-04-03T20:08:00Z"/>
                <w:i/>
                <w:sz w:val="20"/>
              </w:rPr>
            </w:pPr>
            <w:ins w:id="124" w:author="Maryum Xedi" w:date="2002-04-03T20:08:00Z">
              <w:r>
                <w:rPr>
                  <w:b/>
                  <w:sz w:val="20"/>
                </w:rPr>
                <w:t>Concurrency and Response</w:t>
              </w:r>
            </w:ins>
          </w:p>
        </w:tc>
      </w:tr>
    </w:tbl>
    <w:p w:rsidR="0065019E" w:rsidRDefault="0065019E">
      <w:pPr>
        <w:rPr>
          <w:sz w:val="20"/>
        </w:rPr>
      </w:pPr>
    </w:p>
    <w:p w:rsidR="0065019E" w:rsidRDefault="0065019E">
      <w:pPr>
        <w:rPr>
          <w:sz w:val="20"/>
        </w:rPr>
      </w:pPr>
      <w:r>
        <w:rPr>
          <w:sz w:val="20"/>
        </w:rPr>
        <w:br w:type="page"/>
      </w:r>
    </w:p>
    <w:p w:rsidR="0065019E" w:rsidRDefault="0065019E">
      <w:pPr>
        <w:rPr>
          <w:sz w:val="20"/>
        </w:rPr>
      </w:pPr>
    </w:p>
    <w:tbl>
      <w:tblPr>
        <w:tblW w:w="9387"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4"/>
        <w:gridCol w:w="1870"/>
        <w:gridCol w:w="427"/>
        <w:gridCol w:w="1508"/>
        <w:gridCol w:w="4678"/>
      </w:tblGrid>
      <w:tr w:rsidR="0065019E" w:rsidTr="005F76E4">
        <w:tblPrEx>
          <w:tblCellMar>
            <w:top w:w="0" w:type="dxa"/>
            <w:bottom w:w="0" w:type="dxa"/>
          </w:tblCellMar>
        </w:tblPrEx>
        <w:trPr>
          <w:cantSplit/>
          <w:trHeight w:val="229"/>
        </w:trPr>
        <w:tc>
          <w:tcPr>
            <w:tcW w:w="9387" w:type="dxa"/>
            <w:gridSpan w:val="5"/>
          </w:tcPr>
          <w:p w:rsidR="0065019E" w:rsidRDefault="0065019E" w:rsidP="00B8186F">
            <w:pPr>
              <w:jc w:val="center"/>
              <w:rPr>
                <w:b/>
                <w:sz w:val="28"/>
              </w:rPr>
            </w:pPr>
            <w:r>
              <w:rPr>
                <w:b/>
                <w:sz w:val="28"/>
              </w:rPr>
              <w:t>5: Prediction</w:t>
            </w:r>
          </w:p>
        </w:tc>
      </w:tr>
      <w:tr w:rsidR="0065019E" w:rsidTr="005F76E4">
        <w:tblPrEx>
          <w:tblCellMar>
            <w:top w:w="0" w:type="dxa"/>
            <w:bottom w:w="0" w:type="dxa"/>
          </w:tblCellMar>
        </w:tblPrEx>
        <w:trPr>
          <w:cantSplit/>
          <w:trHeight w:val="229"/>
        </w:trPr>
        <w:tc>
          <w:tcPr>
            <w:tcW w:w="9387" w:type="dxa"/>
            <w:gridSpan w:val="5"/>
          </w:tcPr>
          <w:p w:rsidR="0065019E" w:rsidRDefault="0065019E" w:rsidP="00B8186F">
            <w:pPr>
              <w:rPr>
                <w:i/>
                <w:sz w:val="20"/>
              </w:rPr>
            </w:pPr>
            <w:r>
              <w:rPr>
                <w:b/>
                <w:sz w:val="20"/>
              </w:rPr>
              <w:t>Actors:</w:t>
            </w:r>
            <w:r>
              <w:rPr>
                <w:b/>
                <w:sz w:val="20"/>
              </w:rPr>
              <w:tab/>
            </w:r>
            <w:r>
              <w:rPr>
                <w:sz w:val="20"/>
              </w:rPr>
              <w:t xml:space="preserve">                       </w:t>
            </w:r>
            <w:r w:rsidRPr="00C97C3B">
              <w:rPr>
                <w:i/>
                <w:sz w:val="20"/>
              </w:rPr>
              <w:t>System</w:t>
            </w:r>
            <w:r>
              <w:rPr>
                <w:i/>
                <w:sz w:val="20"/>
              </w:rPr>
              <w:t>, User</w:t>
            </w:r>
          </w:p>
        </w:tc>
      </w:tr>
      <w:tr w:rsidR="0065019E" w:rsidTr="005F76E4">
        <w:tblPrEx>
          <w:tblCellMar>
            <w:top w:w="0" w:type="dxa"/>
            <w:bottom w:w="0" w:type="dxa"/>
          </w:tblCellMar>
        </w:tblPrEx>
        <w:trPr>
          <w:cantSplit/>
          <w:trHeight w:val="229"/>
        </w:trPr>
        <w:tc>
          <w:tcPr>
            <w:tcW w:w="9387" w:type="dxa"/>
            <w:gridSpan w:val="5"/>
          </w:tcPr>
          <w:p w:rsidR="0065019E" w:rsidRDefault="0065019E" w:rsidP="00B8186F">
            <w:pPr>
              <w:rPr>
                <w:sz w:val="20"/>
              </w:rPr>
            </w:pPr>
            <w:r>
              <w:rPr>
                <w:b/>
                <w:sz w:val="20"/>
              </w:rPr>
              <w:t>Feature:</w:t>
            </w:r>
            <w:r>
              <w:t xml:space="preserve">                   </w:t>
            </w:r>
            <w:r w:rsidRPr="00C97C3B">
              <w:rPr>
                <w:i/>
              </w:rPr>
              <w:t>Login</w:t>
            </w:r>
          </w:p>
        </w:tc>
      </w:tr>
      <w:tr w:rsidR="0065019E" w:rsidTr="005F76E4">
        <w:tblPrEx>
          <w:tblCellMar>
            <w:top w:w="0" w:type="dxa"/>
            <w:bottom w:w="0" w:type="dxa"/>
          </w:tblCellMar>
        </w:tblPrEx>
        <w:trPr>
          <w:trHeight w:val="386"/>
        </w:trPr>
        <w:tc>
          <w:tcPr>
            <w:tcW w:w="2774" w:type="dxa"/>
            <w:gridSpan w:val="2"/>
          </w:tcPr>
          <w:p w:rsidR="0065019E" w:rsidRDefault="0065019E" w:rsidP="00B8186F">
            <w:pPr>
              <w:rPr>
                <w:b/>
                <w:sz w:val="20"/>
              </w:rPr>
            </w:pPr>
            <w:r>
              <w:rPr>
                <w:b/>
                <w:sz w:val="20"/>
              </w:rPr>
              <w:t>Use case Id:</w:t>
            </w:r>
          </w:p>
        </w:tc>
        <w:tc>
          <w:tcPr>
            <w:tcW w:w="6613" w:type="dxa"/>
            <w:gridSpan w:val="3"/>
          </w:tcPr>
          <w:p w:rsidR="0065019E" w:rsidRDefault="0065019E" w:rsidP="00B8186F">
            <w:pPr>
              <w:rPr>
                <w:i/>
                <w:sz w:val="20"/>
              </w:rPr>
            </w:pPr>
            <w:r>
              <w:rPr>
                <w:i/>
                <w:sz w:val="20"/>
              </w:rPr>
              <w:t>5</w:t>
            </w:r>
          </w:p>
        </w:tc>
      </w:tr>
      <w:tr w:rsidR="0065019E" w:rsidTr="005F76E4">
        <w:tblPrEx>
          <w:tblCellMar>
            <w:top w:w="0" w:type="dxa"/>
            <w:bottom w:w="0" w:type="dxa"/>
          </w:tblCellMar>
        </w:tblPrEx>
        <w:trPr>
          <w:trHeight w:val="333"/>
        </w:trPr>
        <w:tc>
          <w:tcPr>
            <w:tcW w:w="2774" w:type="dxa"/>
            <w:gridSpan w:val="2"/>
          </w:tcPr>
          <w:p w:rsidR="0065019E" w:rsidRDefault="0065019E" w:rsidP="00B8186F">
            <w:pPr>
              <w:rPr>
                <w:b/>
                <w:sz w:val="20"/>
              </w:rPr>
            </w:pPr>
            <w:r>
              <w:rPr>
                <w:b/>
                <w:sz w:val="20"/>
              </w:rPr>
              <w:t>Pre-condition:</w:t>
            </w:r>
          </w:p>
        </w:tc>
        <w:tc>
          <w:tcPr>
            <w:tcW w:w="6613" w:type="dxa"/>
            <w:gridSpan w:val="3"/>
          </w:tcPr>
          <w:p w:rsidR="0065019E" w:rsidRPr="00C97C3B" w:rsidRDefault="0065019E" w:rsidP="00B8186F">
            <w:pPr>
              <w:rPr>
                <w:i/>
                <w:sz w:val="20"/>
              </w:rPr>
            </w:pPr>
            <w:r w:rsidRPr="00C97C3B">
              <w:rPr>
                <w:i/>
                <w:sz w:val="20"/>
              </w:rPr>
              <w:t>User must login to see the predictions</w:t>
            </w:r>
          </w:p>
        </w:tc>
      </w:tr>
      <w:tr w:rsidR="0065019E" w:rsidTr="005F76E4">
        <w:tblPrEx>
          <w:tblCellMar>
            <w:top w:w="0" w:type="dxa"/>
            <w:bottom w:w="0" w:type="dxa"/>
          </w:tblCellMar>
        </w:tblPrEx>
        <w:trPr>
          <w:cantSplit/>
          <w:trHeight w:val="459"/>
        </w:trPr>
        <w:tc>
          <w:tcPr>
            <w:tcW w:w="9387" w:type="dxa"/>
            <w:gridSpan w:val="5"/>
          </w:tcPr>
          <w:p w:rsidR="0065019E" w:rsidRDefault="0065019E" w:rsidP="00B8186F">
            <w:pPr>
              <w:rPr>
                <w:b/>
                <w:sz w:val="20"/>
              </w:rPr>
            </w:pPr>
            <w:r>
              <w:rPr>
                <w:b/>
                <w:sz w:val="22"/>
              </w:rPr>
              <w:t>Scenarios</w:t>
            </w:r>
          </w:p>
        </w:tc>
      </w:tr>
      <w:tr w:rsidR="0065019E" w:rsidTr="005F76E4">
        <w:tblPrEx>
          <w:tblCellMar>
            <w:top w:w="0" w:type="dxa"/>
            <w:bottom w:w="0" w:type="dxa"/>
          </w:tblCellMar>
        </w:tblPrEx>
        <w:trPr>
          <w:cantSplit/>
          <w:trHeight w:val="459"/>
        </w:trPr>
        <w:tc>
          <w:tcPr>
            <w:tcW w:w="904" w:type="dxa"/>
          </w:tcPr>
          <w:p w:rsidR="0065019E" w:rsidRDefault="0065019E" w:rsidP="00B8186F">
            <w:pPr>
              <w:rPr>
                <w:b/>
                <w:sz w:val="20"/>
              </w:rPr>
            </w:pPr>
            <w:r>
              <w:rPr>
                <w:b/>
                <w:sz w:val="20"/>
              </w:rPr>
              <w:t>Step#</w:t>
            </w:r>
          </w:p>
        </w:tc>
        <w:tc>
          <w:tcPr>
            <w:tcW w:w="3805" w:type="dxa"/>
            <w:gridSpan w:val="3"/>
          </w:tcPr>
          <w:p w:rsidR="0065019E" w:rsidRDefault="0065019E" w:rsidP="00B8186F">
            <w:pPr>
              <w:rPr>
                <w:b/>
                <w:sz w:val="20"/>
              </w:rPr>
            </w:pPr>
            <w:r>
              <w:rPr>
                <w:b/>
                <w:sz w:val="20"/>
              </w:rPr>
              <w:t>Action</w:t>
            </w:r>
          </w:p>
        </w:tc>
        <w:tc>
          <w:tcPr>
            <w:tcW w:w="4677" w:type="dxa"/>
          </w:tcPr>
          <w:p w:rsidR="0065019E" w:rsidRDefault="0065019E" w:rsidP="00B8186F">
            <w:pPr>
              <w:rPr>
                <w:b/>
                <w:sz w:val="20"/>
              </w:rPr>
            </w:pPr>
            <w:r>
              <w:rPr>
                <w:b/>
                <w:sz w:val="20"/>
              </w:rPr>
              <w:t>Software Reaction</w:t>
            </w:r>
          </w:p>
        </w:tc>
      </w:tr>
      <w:tr w:rsidR="0065019E" w:rsidTr="005F76E4">
        <w:tblPrEx>
          <w:tblCellMar>
            <w:top w:w="0" w:type="dxa"/>
            <w:bottom w:w="0" w:type="dxa"/>
          </w:tblCellMar>
        </w:tblPrEx>
        <w:trPr>
          <w:cantSplit/>
          <w:trHeight w:val="229"/>
        </w:trPr>
        <w:tc>
          <w:tcPr>
            <w:tcW w:w="904" w:type="dxa"/>
          </w:tcPr>
          <w:p w:rsidR="0065019E" w:rsidRDefault="0065019E" w:rsidP="00B8186F">
            <w:pPr>
              <w:rPr>
                <w:b/>
                <w:sz w:val="20"/>
              </w:rPr>
            </w:pPr>
            <w:r>
              <w:rPr>
                <w:b/>
                <w:sz w:val="20"/>
              </w:rPr>
              <w:t>1.</w:t>
            </w:r>
            <w:del w:id="125" w:author="Maryum Xedi" w:date="2002-04-03T20:08:00Z">
              <w:r>
                <w:rPr>
                  <w:b/>
                  <w:sz w:val="20"/>
                </w:rPr>
                <w:delText>1</w:delText>
              </w:r>
            </w:del>
          </w:p>
        </w:tc>
        <w:tc>
          <w:tcPr>
            <w:tcW w:w="3805" w:type="dxa"/>
            <w:gridSpan w:val="3"/>
          </w:tcPr>
          <w:p w:rsidR="0065019E" w:rsidRDefault="0065019E" w:rsidP="00B8186F">
            <w:pPr>
              <w:rPr>
                <w:i/>
                <w:sz w:val="20"/>
              </w:rPr>
            </w:pPr>
            <w:r>
              <w:rPr>
                <w:i/>
                <w:sz w:val="20"/>
              </w:rPr>
              <w:t>User navigates through system</w:t>
            </w:r>
          </w:p>
        </w:tc>
        <w:tc>
          <w:tcPr>
            <w:tcW w:w="4677" w:type="dxa"/>
          </w:tcPr>
          <w:p w:rsidR="0065019E" w:rsidRDefault="0065019E" w:rsidP="00B8186F">
            <w:pPr>
              <w:rPr>
                <w:i/>
                <w:sz w:val="20"/>
              </w:rPr>
            </w:pPr>
            <w:r>
              <w:rPr>
                <w:i/>
                <w:sz w:val="20"/>
              </w:rPr>
              <w:t>Software provides runtime predictions</w:t>
            </w:r>
          </w:p>
        </w:tc>
      </w:tr>
      <w:tr w:rsidR="0065019E" w:rsidTr="005F76E4">
        <w:tblPrEx>
          <w:tblCellMar>
            <w:top w:w="0" w:type="dxa"/>
            <w:bottom w:w="0" w:type="dxa"/>
          </w:tblCellMar>
        </w:tblPrEx>
        <w:trPr>
          <w:cantSplit/>
          <w:trHeight w:val="479"/>
        </w:trPr>
        <w:tc>
          <w:tcPr>
            <w:tcW w:w="9387" w:type="dxa"/>
            <w:gridSpan w:val="5"/>
          </w:tcPr>
          <w:p w:rsidR="0065019E" w:rsidRDefault="0065019E" w:rsidP="00B8186F">
            <w:pPr>
              <w:rPr>
                <w:b/>
                <w:sz w:val="20"/>
              </w:rPr>
            </w:pPr>
            <w:r>
              <w:rPr>
                <w:b/>
                <w:sz w:val="20"/>
              </w:rPr>
              <w:t>Alternate Scenarios:</w:t>
            </w:r>
          </w:p>
        </w:tc>
      </w:tr>
      <w:tr w:rsidR="0065019E" w:rsidTr="005F76E4">
        <w:tblPrEx>
          <w:tblCellMar>
            <w:top w:w="0" w:type="dxa"/>
            <w:bottom w:w="0" w:type="dxa"/>
          </w:tblCellMar>
        </w:tblPrEx>
        <w:trPr>
          <w:cantSplit/>
          <w:trHeight w:val="1982"/>
        </w:trPr>
        <w:tc>
          <w:tcPr>
            <w:tcW w:w="9387" w:type="dxa"/>
            <w:gridSpan w:val="5"/>
          </w:tcPr>
          <w:p w:rsidR="0065019E" w:rsidRPr="00C97C3B" w:rsidRDefault="0065019E" w:rsidP="00B8186F">
            <w:pPr>
              <w:rPr>
                <w:bCs/>
                <w:iCs/>
                <w:sz w:val="20"/>
              </w:rPr>
            </w:pPr>
            <w:r>
              <w:rPr>
                <w:bCs/>
                <w:iCs/>
                <w:sz w:val="20"/>
              </w:rPr>
              <w:t>None</w:t>
            </w:r>
          </w:p>
        </w:tc>
      </w:tr>
      <w:tr w:rsidR="0065019E" w:rsidTr="005F76E4">
        <w:tblPrEx>
          <w:tblCellMar>
            <w:top w:w="0" w:type="dxa"/>
            <w:bottom w:w="0" w:type="dxa"/>
          </w:tblCellMar>
        </w:tblPrEx>
        <w:trPr>
          <w:cantSplit/>
          <w:trHeight w:val="438"/>
        </w:trPr>
        <w:tc>
          <w:tcPr>
            <w:tcW w:w="9387" w:type="dxa"/>
            <w:gridSpan w:val="5"/>
          </w:tcPr>
          <w:p w:rsidR="0065019E" w:rsidRDefault="0065019E" w:rsidP="00B8186F">
            <w:pPr>
              <w:rPr>
                <w:b/>
                <w:sz w:val="20"/>
              </w:rPr>
            </w:pPr>
            <w:r>
              <w:rPr>
                <w:b/>
                <w:sz w:val="22"/>
              </w:rPr>
              <w:t xml:space="preserve">Post Conditions </w:t>
            </w:r>
          </w:p>
        </w:tc>
      </w:tr>
      <w:tr w:rsidR="0065019E" w:rsidTr="005F76E4">
        <w:tblPrEx>
          <w:tblCellMar>
            <w:top w:w="0" w:type="dxa"/>
            <w:bottom w:w="0" w:type="dxa"/>
          </w:tblCellMar>
        </w:tblPrEx>
        <w:trPr>
          <w:cantSplit/>
          <w:trHeight w:val="438"/>
        </w:trPr>
        <w:tc>
          <w:tcPr>
            <w:tcW w:w="904" w:type="dxa"/>
            <w:tcBorders>
              <w:bottom w:val="single" w:sz="4" w:space="0" w:color="auto"/>
            </w:tcBorders>
          </w:tcPr>
          <w:p w:rsidR="0065019E" w:rsidRDefault="0065019E" w:rsidP="00B8186F">
            <w:pPr>
              <w:rPr>
                <w:b/>
                <w:sz w:val="20"/>
              </w:rPr>
            </w:pPr>
            <w:ins w:id="126" w:author="Maryum Xedi" w:date="2002-04-03T20:08:00Z">
              <w:r>
                <w:rPr>
                  <w:b/>
                  <w:sz w:val="20"/>
                </w:rPr>
                <w:t>S</w:t>
              </w:r>
            </w:ins>
            <w:del w:id="127" w:author="Maryum Xedi" w:date="2002-04-03T20:08:00Z">
              <w:r>
                <w:rPr>
                  <w:b/>
                  <w:sz w:val="20"/>
                </w:rPr>
                <w:delText>S</w:delText>
              </w:r>
            </w:del>
            <w:r>
              <w:rPr>
                <w:b/>
                <w:sz w:val="20"/>
              </w:rPr>
              <w:t>tep#</w:t>
            </w:r>
          </w:p>
        </w:tc>
        <w:tc>
          <w:tcPr>
            <w:tcW w:w="8482" w:type="dxa"/>
            <w:gridSpan w:val="4"/>
            <w:tcBorders>
              <w:bottom w:val="single" w:sz="4" w:space="0" w:color="auto"/>
            </w:tcBorders>
          </w:tcPr>
          <w:p w:rsidR="0065019E" w:rsidRDefault="0065019E" w:rsidP="00B8186F">
            <w:pPr>
              <w:rPr>
                <w:b/>
                <w:sz w:val="20"/>
              </w:rPr>
            </w:pPr>
            <w:r>
              <w:rPr>
                <w:b/>
                <w:sz w:val="20"/>
              </w:rPr>
              <w:t>Description</w:t>
            </w:r>
          </w:p>
        </w:tc>
      </w:tr>
      <w:tr w:rsidR="0065019E" w:rsidTr="005F76E4">
        <w:tblPrEx>
          <w:tblCellMar>
            <w:top w:w="0" w:type="dxa"/>
            <w:bottom w:w="0" w:type="dxa"/>
          </w:tblCellMar>
        </w:tblPrEx>
        <w:trPr>
          <w:cantSplit/>
          <w:trHeight w:val="438"/>
        </w:trPr>
        <w:tc>
          <w:tcPr>
            <w:tcW w:w="904" w:type="dxa"/>
          </w:tcPr>
          <w:p w:rsidR="0065019E" w:rsidRDefault="0065019E" w:rsidP="00B8186F">
            <w:pPr>
              <w:rPr>
                <w:b/>
                <w:sz w:val="20"/>
              </w:rPr>
            </w:pPr>
            <w:del w:id="128" w:author="Maryum Xedi" w:date="2002-04-03T20:08:00Z">
              <w:r>
                <w:rPr>
                  <w:b/>
                  <w:sz w:val="20"/>
                </w:rPr>
                <w:delText>1</w:delText>
              </w:r>
            </w:del>
          </w:p>
        </w:tc>
        <w:tc>
          <w:tcPr>
            <w:tcW w:w="8482" w:type="dxa"/>
            <w:gridSpan w:val="4"/>
          </w:tcPr>
          <w:p w:rsidR="0065019E" w:rsidRDefault="0065019E" w:rsidP="00B8186F">
            <w:pPr>
              <w:rPr>
                <w:i/>
                <w:sz w:val="20"/>
              </w:rPr>
            </w:pPr>
          </w:p>
        </w:tc>
      </w:tr>
      <w:tr w:rsidR="0065019E" w:rsidTr="005F76E4">
        <w:tblPrEx>
          <w:tblCellMar>
            <w:top w:w="0" w:type="dxa"/>
            <w:bottom w:w="0" w:type="dxa"/>
          </w:tblCellMar>
        </w:tblPrEx>
        <w:trPr>
          <w:cantSplit/>
          <w:trHeight w:val="438"/>
        </w:trPr>
        <w:tc>
          <w:tcPr>
            <w:tcW w:w="3201" w:type="dxa"/>
            <w:gridSpan w:val="3"/>
          </w:tcPr>
          <w:p w:rsidR="0065019E" w:rsidRDefault="0065019E" w:rsidP="00B8186F">
            <w:pPr>
              <w:rPr>
                <w:b/>
                <w:sz w:val="20"/>
              </w:rPr>
            </w:pPr>
            <w:r>
              <w:rPr>
                <w:b/>
                <w:sz w:val="20"/>
              </w:rPr>
              <w:t>Use Case Cross referenced</w:t>
            </w:r>
          </w:p>
        </w:tc>
        <w:tc>
          <w:tcPr>
            <w:tcW w:w="6186" w:type="dxa"/>
            <w:gridSpan w:val="2"/>
          </w:tcPr>
          <w:p w:rsidR="0065019E" w:rsidRDefault="0065019E" w:rsidP="00B8186F">
            <w:pPr>
              <w:rPr>
                <w:i/>
                <w:sz w:val="20"/>
              </w:rPr>
            </w:pPr>
            <w:r>
              <w:rPr>
                <w:i/>
                <w:sz w:val="20"/>
              </w:rPr>
              <w:t>Register, login</w:t>
            </w:r>
          </w:p>
        </w:tc>
      </w:tr>
      <w:tr w:rsidR="0065019E" w:rsidTr="005F76E4">
        <w:tblPrEx>
          <w:tblCellMar>
            <w:top w:w="0" w:type="dxa"/>
            <w:bottom w:w="0" w:type="dxa"/>
          </w:tblCellMar>
        </w:tblPrEx>
        <w:trPr>
          <w:cantSplit/>
          <w:trHeight w:val="438"/>
        </w:trPr>
        <w:tc>
          <w:tcPr>
            <w:tcW w:w="3201" w:type="dxa"/>
            <w:gridSpan w:val="3"/>
          </w:tcPr>
          <w:p w:rsidR="0065019E" w:rsidRDefault="0065019E" w:rsidP="00B8186F">
            <w:pPr>
              <w:rPr>
                <w:b/>
                <w:sz w:val="20"/>
              </w:rPr>
            </w:pPr>
            <w:r>
              <w:rPr>
                <w:b/>
                <w:sz w:val="20"/>
              </w:rPr>
              <w:t>User Interface reference</w:t>
            </w:r>
          </w:p>
        </w:tc>
        <w:tc>
          <w:tcPr>
            <w:tcW w:w="6186" w:type="dxa"/>
            <w:gridSpan w:val="2"/>
          </w:tcPr>
          <w:p w:rsidR="0065019E" w:rsidRDefault="0065019E" w:rsidP="00B8186F">
            <w:pPr>
              <w:rPr>
                <w:i/>
                <w:sz w:val="20"/>
              </w:rPr>
            </w:pPr>
          </w:p>
        </w:tc>
      </w:tr>
      <w:tr w:rsidR="0065019E" w:rsidTr="005F76E4">
        <w:tblPrEx>
          <w:tblCellMar>
            <w:top w:w="0" w:type="dxa"/>
            <w:bottom w:w="0" w:type="dxa"/>
          </w:tblCellMar>
        </w:tblPrEx>
        <w:trPr>
          <w:cantSplit/>
          <w:trHeight w:val="438"/>
          <w:ins w:id="129" w:author="Maryum Xedi" w:date="2002-04-03T20:08:00Z"/>
        </w:trPr>
        <w:tc>
          <w:tcPr>
            <w:tcW w:w="9387" w:type="dxa"/>
            <w:gridSpan w:val="5"/>
            <w:tcBorders>
              <w:bottom w:val="single" w:sz="4" w:space="0" w:color="auto"/>
            </w:tcBorders>
          </w:tcPr>
          <w:p w:rsidR="0065019E" w:rsidRDefault="0065019E" w:rsidP="007A4017">
            <w:pPr>
              <w:rPr>
                <w:ins w:id="130" w:author="Maryum Xedi" w:date="2002-04-03T20:08:00Z"/>
                <w:i/>
                <w:sz w:val="20"/>
              </w:rPr>
            </w:pPr>
            <w:ins w:id="131" w:author="Maryum Xedi" w:date="2002-04-03T20:08:00Z">
              <w:r>
                <w:rPr>
                  <w:b/>
                  <w:sz w:val="20"/>
                </w:rPr>
                <w:t>Concurrency and Response</w:t>
              </w:r>
            </w:ins>
          </w:p>
        </w:tc>
      </w:tr>
    </w:tbl>
    <w:p w:rsidR="0065019E" w:rsidRDefault="0065019E">
      <w:pPr>
        <w:rPr>
          <w:sz w:val="20"/>
        </w:rPr>
      </w:pPr>
    </w:p>
    <w:p w:rsidR="0065019E" w:rsidRDefault="0065019E">
      <w:pPr>
        <w:rPr>
          <w:sz w:val="20"/>
        </w:rPr>
      </w:pPr>
      <w:r>
        <w:rPr>
          <w:sz w:val="20"/>
        </w:rPr>
        <w:br w:type="page"/>
      </w:r>
    </w:p>
    <w:p w:rsidR="0065019E" w:rsidRDefault="0065019E" w:rsidP="0065019E">
      <w:pPr>
        <w:pStyle w:val="Heading1"/>
        <w:numPr>
          <w:ilvl w:val="0"/>
          <w:numId w:val="11"/>
        </w:numPr>
      </w:pPr>
      <w:bookmarkStart w:id="132" w:name="_Toc51413059"/>
      <w:bookmarkStart w:id="133" w:name="_Toc51413183"/>
      <w:bookmarkStart w:id="134" w:name="_Toc51413214"/>
      <w:bookmarkStart w:id="135" w:name="_Toc51414600"/>
      <w:bookmarkStart w:id="136" w:name="_Toc51414768"/>
      <w:bookmarkStart w:id="137" w:name="_Toc51264306"/>
      <w:bookmarkStart w:id="138" w:name="_Toc51415516"/>
      <w:bookmarkEnd w:id="132"/>
      <w:bookmarkEnd w:id="133"/>
      <w:bookmarkEnd w:id="134"/>
      <w:bookmarkEnd w:id="135"/>
      <w:bookmarkEnd w:id="136"/>
      <w:r>
        <w:lastRenderedPageBreak/>
        <w:t>Graphical User Interface</w:t>
      </w:r>
      <w:bookmarkEnd w:id="137"/>
      <w:r>
        <w:t>s</w:t>
      </w:r>
      <w:bookmarkEnd w:id="138"/>
    </w:p>
    <w:p w:rsidR="0065019E" w:rsidRPr="001A5412" w:rsidRDefault="0065019E" w:rsidP="001A5412"/>
    <w:p w:rsidR="0065019E" w:rsidRDefault="0065019E">
      <w:pPr>
        <w:pStyle w:val="BodyText2"/>
        <w:ind w:firstLine="360"/>
        <w:rPr>
          <w:sz w:val="20"/>
        </w:rPr>
      </w:pPr>
      <w:r>
        <w:rPr>
          <w:sz w:val="20"/>
        </w:rPr>
        <w:t>Give a detailed account of user interfaces included in this project.</w:t>
      </w:r>
    </w:p>
    <w:p w:rsidR="0065019E" w:rsidRDefault="0065019E"/>
    <w:p w:rsidR="0065019E" w:rsidRDefault="0065019E"/>
    <w:tbl>
      <w:tblPr>
        <w:tblW w:w="97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175"/>
        <w:gridCol w:w="6825"/>
      </w:tblGrid>
      <w:tr w:rsidR="0065019E" w:rsidTr="006F4A97">
        <w:tblPrEx>
          <w:tblCellMar>
            <w:top w:w="0" w:type="dxa"/>
            <w:bottom w:w="0" w:type="dxa"/>
          </w:tblCellMar>
        </w:tblPrEx>
        <w:trPr>
          <w:cantSplit/>
          <w:trHeight w:val="242"/>
        </w:trPr>
        <w:tc>
          <w:tcPr>
            <w:tcW w:w="9720" w:type="dxa"/>
            <w:gridSpan w:val="3"/>
          </w:tcPr>
          <w:p w:rsidR="0065019E" w:rsidRDefault="0065019E">
            <w:pPr>
              <w:jc w:val="center"/>
              <w:rPr>
                <w:b/>
                <w:sz w:val="28"/>
              </w:rPr>
            </w:pPr>
            <w:r>
              <w:rPr>
                <w:b/>
                <w:sz w:val="28"/>
              </w:rPr>
              <w:t>1: Homepage</w:t>
            </w:r>
          </w:p>
        </w:tc>
      </w:tr>
      <w:tr w:rsidR="0065019E" w:rsidTr="006F4A97">
        <w:tblPrEx>
          <w:tblCellMar>
            <w:top w:w="0" w:type="dxa"/>
            <w:bottom w:w="0" w:type="dxa"/>
          </w:tblCellMar>
        </w:tblPrEx>
        <w:trPr>
          <w:trHeight w:val="225"/>
        </w:trPr>
        <w:tc>
          <w:tcPr>
            <w:tcW w:w="2895" w:type="dxa"/>
            <w:gridSpan w:val="2"/>
          </w:tcPr>
          <w:p w:rsidR="0065019E" w:rsidRDefault="0065019E">
            <w:pPr>
              <w:rPr>
                <w:b/>
                <w:sz w:val="20"/>
              </w:rPr>
            </w:pPr>
            <w:r>
              <w:rPr>
                <w:b/>
                <w:sz w:val="20"/>
              </w:rPr>
              <w:t>Interface Id.</w:t>
            </w:r>
          </w:p>
        </w:tc>
        <w:tc>
          <w:tcPr>
            <w:tcW w:w="6825" w:type="dxa"/>
          </w:tcPr>
          <w:p w:rsidR="0065019E" w:rsidRDefault="0065019E">
            <w:pPr>
              <w:rPr>
                <w:i/>
                <w:sz w:val="20"/>
              </w:rPr>
            </w:pPr>
            <w:r>
              <w:rPr>
                <w:i/>
                <w:sz w:val="20"/>
              </w:rPr>
              <w:t>1</w:t>
            </w:r>
          </w:p>
        </w:tc>
      </w:tr>
      <w:tr w:rsidR="0065019E" w:rsidTr="006F4A97">
        <w:tblPrEx>
          <w:tblCellMar>
            <w:top w:w="0" w:type="dxa"/>
            <w:bottom w:w="0" w:type="dxa"/>
          </w:tblCellMar>
        </w:tblPrEx>
        <w:trPr>
          <w:trHeight w:val="225"/>
        </w:trPr>
        <w:tc>
          <w:tcPr>
            <w:tcW w:w="2895" w:type="dxa"/>
            <w:gridSpan w:val="2"/>
          </w:tcPr>
          <w:p w:rsidR="0065019E" w:rsidRDefault="0065019E">
            <w:pPr>
              <w:rPr>
                <w:b/>
                <w:sz w:val="20"/>
              </w:rPr>
            </w:pPr>
            <w:r>
              <w:rPr>
                <w:b/>
                <w:sz w:val="20"/>
              </w:rPr>
              <w:t>Use case Reference</w:t>
            </w:r>
          </w:p>
        </w:tc>
        <w:tc>
          <w:tcPr>
            <w:tcW w:w="6825" w:type="dxa"/>
          </w:tcPr>
          <w:p w:rsidR="0065019E" w:rsidRDefault="0065019E">
            <w:pPr>
              <w:rPr>
                <w:i/>
                <w:sz w:val="20"/>
              </w:rPr>
            </w:pPr>
            <w:r>
              <w:rPr>
                <w:i/>
                <w:sz w:val="20"/>
              </w:rPr>
              <w:t>3</w:t>
            </w:r>
          </w:p>
        </w:tc>
      </w:tr>
      <w:tr w:rsidR="0065019E" w:rsidTr="006F4A97">
        <w:tblPrEx>
          <w:tblCellMar>
            <w:top w:w="0" w:type="dxa"/>
            <w:bottom w:w="0" w:type="dxa"/>
          </w:tblCellMar>
        </w:tblPrEx>
        <w:trPr>
          <w:trHeight w:val="300"/>
        </w:trPr>
        <w:tc>
          <w:tcPr>
            <w:tcW w:w="9720" w:type="dxa"/>
            <w:gridSpan w:val="3"/>
          </w:tcPr>
          <w:p w:rsidR="0065019E" w:rsidRDefault="0065019E">
            <w:pPr>
              <w:rPr>
                <w:b/>
                <w:sz w:val="20"/>
              </w:rPr>
            </w:pPr>
            <w:r>
              <w:rPr>
                <w:b/>
                <w:sz w:val="20"/>
              </w:rPr>
              <w:t>Snapshot</w:t>
            </w:r>
          </w:p>
        </w:tc>
      </w:tr>
      <w:tr w:rsidR="0065019E" w:rsidTr="006F4A97">
        <w:tblPrEx>
          <w:tblCellMar>
            <w:top w:w="0" w:type="dxa"/>
            <w:bottom w:w="0" w:type="dxa"/>
          </w:tblCellMar>
        </w:tblPrEx>
        <w:trPr>
          <w:trHeight w:val="5858"/>
        </w:trPr>
        <w:tc>
          <w:tcPr>
            <w:tcW w:w="9720" w:type="dxa"/>
            <w:gridSpan w:val="3"/>
          </w:tcPr>
          <w:p w:rsidR="0065019E" w:rsidRDefault="0065019E">
            <w:pPr>
              <w:rPr>
                <w:i/>
                <w:sz w:val="20"/>
              </w:rPr>
            </w:pPr>
            <w:r>
              <w:rPr>
                <w:i/>
                <w:sz w:val="20"/>
              </w:rPr>
              <w:pict>
                <v:shape id="_x0000_i1033" type="#_x0000_t75" style="width:466.5pt;height:287.25pt">
                  <v:imagedata r:id="rId23" o:title="Screenshot (32)" croptop="6956f" cropbottom="10252f" cropleft="12860f" cropright="8745f"/>
                </v:shape>
              </w:pict>
            </w:r>
          </w:p>
          <w:p w:rsidR="0065019E" w:rsidRDefault="0065019E">
            <w:pPr>
              <w:rPr>
                <w:sz w:val="20"/>
              </w:rPr>
            </w:pPr>
            <w:r>
              <w:rPr>
                <w:sz w:val="20"/>
              </w:rPr>
              <w:t xml:space="preserve">                    </w:t>
            </w:r>
          </w:p>
          <w:p w:rsidR="0065019E" w:rsidRDefault="0065019E">
            <w:pPr>
              <w:rPr>
                <w:sz w:val="20"/>
              </w:rPr>
            </w:pPr>
          </w:p>
          <w:p w:rsidR="0065019E" w:rsidRDefault="0065019E">
            <w:pPr>
              <w:rPr>
                <w:sz w:val="20"/>
              </w:rPr>
            </w:pPr>
          </w:p>
          <w:p w:rsidR="0065019E" w:rsidRDefault="0065019E">
            <w:pPr>
              <w:rPr>
                <w:sz w:val="20"/>
              </w:rPr>
            </w:pPr>
          </w:p>
        </w:tc>
      </w:tr>
      <w:tr w:rsidR="0065019E" w:rsidTr="006F4A97">
        <w:tblPrEx>
          <w:tblCellMar>
            <w:top w:w="0" w:type="dxa"/>
            <w:bottom w:w="0" w:type="dxa"/>
          </w:tblCellMar>
        </w:tblPrEx>
        <w:trPr>
          <w:cantSplit/>
          <w:trHeight w:val="195"/>
        </w:trPr>
        <w:tc>
          <w:tcPr>
            <w:tcW w:w="9720" w:type="dxa"/>
            <w:gridSpan w:val="3"/>
          </w:tcPr>
          <w:p w:rsidR="0065019E" w:rsidRDefault="0065019E">
            <w:pPr>
              <w:rPr>
                <w:b/>
              </w:rPr>
            </w:pPr>
            <w:r>
              <w:rPr>
                <w:b/>
              </w:rPr>
              <w:t>Data dictionary reference</w:t>
            </w:r>
          </w:p>
        </w:tc>
      </w:tr>
      <w:tr w:rsidR="0065019E" w:rsidTr="006F4A97">
        <w:tblPrEx>
          <w:tblCellMar>
            <w:top w:w="0" w:type="dxa"/>
            <w:bottom w:w="0" w:type="dxa"/>
          </w:tblCellMar>
        </w:tblPrEx>
        <w:trPr>
          <w:trHeight w:val="345"/>
        </w:trPr>
        <w:tc>
          <w:tcPr>
            <w:tcW w:w="720" w:type="dxa"/>
          </w:tcPr>
          <w:p w:rsidR="0065019E" w:rsidRDefault="0065019E">
            <w:pPr>
              <w:rPr>
                <w:b/>
                <w:sz w:val="20"/>
              </w:rPr>
            </w:pPr>
            <w:r>
              <w:rPr>
                <w:b/>
                <w:sz w:val="20"/>
              </w:rPr>
              <w:t>Label</w:t>
            </w:r>
          </w:p>
        </w:tc>
        <w:tc>
          <w:tcPr>
            <w:tcW w:w="9000" w:type="dxa"/>
            <w:gridSpan w:val="2"/>
          </w:tcPr>
          <w:p w:rsidR="0065019E" w:rsidRDefault="0065019E">
            <w:pPr>
              <w:rPr>
                <w:b/>
                <w:sz w:val="20"/>
              </w:rPr>
            </w:pPr>
            <w:r>
              <w:rPr>
                <w:b/>
                <w:sz w:val="20"/>
              </w:rPr>
              <w:t>Data dictionary identifier</w:t>
            </w:r>
          </w:p>
        </w:tc>
      </w:tr>
      <w:tr w:rsidR="0065019E" w:rsidTr="006F4A97">
        <w:tblPrEx>
          <w:tblCellMar>
            <w:top w:w="0" w:type="dxa"/>
            <w:bottom w:w="0" w:type="dxa"/>
          </w:tblCellMar>
        </w:tblPrEx>
        <w:trPr>
          <w:trHeight w:val="270"/>
        </w:trPr>
        <w:tc>
          <w:tcPr>
            <w:tcW w:w="720" w:type="dxa"/>
          </w:tcPr>
          <w:p w:rsidR="0065019E" w:rsidRDefault="0065019E">
            <w:pPr>
              <w:rPr>
                <w:sz w:val="20"/>
              </w:rPr>
            </w:pPr>
            <w:r>
              <w:rPr>
                <w:sz w:val="20"/>
              </w:rPr>
              <w:t>1</w:t>
            </w:r>
          </w:p>
        </w:tc>
        <w:tc>
          <w:tcPr>
            <w:tcW w:w="9000" w:type="dxa"/>
            <w:gridSpan w:val="2"/>
          </w:tcPr>
          <w:p w:rsidR="0065019E" w:rsidRDefault="0065019E">
            <w:pPr>
              <w:rPr>
                <w:i/>
                <w:sz w:val="20"/>
              </w:rPr>
            </w:pPr>
            <w:r>
              <w:rPr>
                <w:i/>
                <w:sz w:val="20"/>
              </w:rPr>
              <w:t>Profile</w:t>
            </w:r>
          </w:p>
        </w:tc>
      </w:tr>
      <w:tr w:rsidR="0065019E" w:rsidTr="006F4A97">
        <w:tblPrEx>
          <w:tblCellMar>
            <w:top w:w="0" w:type="dxa"/>
            <w:bottom w:w="0" w:type="dxa"/>
          </w:tblCellMar>
        </w:tblPrEx>
        <w:trPr>
          <w:trHeight w:val="165"/>
        </w:trPr>
        <w:tc>
          <w:tcPr>
            <w:tcW w:w="720" w:type="dxa"/>
          </w:tcPr>
          <w:p w:rsidR="0065019E" w:rsidRDefault="0065019E">
            <w:pPr>
              <w:rPr>
                <w:sz w:val="20"/>
              </w:rPr>
            </w:pPr>
            <w:del w:id="139" w:author="Maryum Xedi" w:date="2002-04-03T20:10:00Z">
              <w:r>
                <w:rPr>
                  <w:sz w:val="20"/>
                </w:rPr>
                <w:delText>2</w:delText>
              </w:r>
            </w:del>
          </w:p>
        </w:tc>
        <w:tc>
          <w:tcPr>
            <w:tcW w:w="9000" w:type="dxa"/>
            <w:gridSpan w:val="2"/>
          </w:tcPr>
          <w:p w:rsidR="0065019E" w:rsidRDefault="0065019E">
            <w:pPr>
              <w:rPr>
                <w:sz w:val="20"/>
              </w:rPr>
            </w:pPr>
            <w:r>
              <w:rPr>
                <w:sz w:val="20"/>
              </w:rPr>
              <w:t>Tabs for crop options</w:t>
            </w:r>
          </w:p>
        </w:tc>
      </w:tr>
      <w:tr w:rsidR="0065019E" w:rsidTr="006F4A97">
        <w:tblPrEx>
          <w:tblCellMar>
            <w:top w:w="0" w:type="dxa"/>
            <w:bottom w:w="0" w:type="dxa"/>
          </w:tblCellMar>
        </w:tblPrEx>
        <w:trPr>
          <w:trHeight w:val="240"/>
        </w:trPr>
        <w:tc>
          <w:tcPr>
            <w:tcW w:w="720" w:type="dxa"/>
          </w:tcPr>
          <w:p w:rsidR="0065019E" w:rsidRDefault="0065019E">
            <w:pPr>
              <w:rPr>
                <w:sz w:val="20"/>
              </w:rPr>
            </w:pPr>
            <w:del w:id="140" w:author="Maryum Xedi" w:date="2002-04-03T20:10:00Z">
              <w:r>
                <w:rPr>
                  <w:sz w:val="20"/>
                </w:rPr>
                <w:delText>...</w:delText>
              </w:r>
            </w:del>
          </w:p>
        </w:tc>
        <w:tc>
          <w:tcPr>
            <w:tcW w:w="9000" w:type="dxa"/>
            <w:gridSpan w:val="2"/>
          </w:tcPr>
          <w:p w:rsidR="0065019E" w:rsidRDefault="0065019E">
            <w:pPr>
              <w:rPr>
                <w:sz w:val="20"/>
              </w:rPr>
            </w:pPr>
            <w:r>
              <w:rPr>
                <w:sz w:val="20"/>
              </w:rPr>
              <w:t>Language selector</w:t>
            </w:r>
          </w:p>
        </w:tc>
      </w:tr>
      <w:tr w:rsidR="0065019E" w:rsidTr="006F4A97">
        <w:tblPrEx>
          <w:tblCellMar>
            <w:top w:w="0" w:type="dxa"/>
            <w:bottom w:w="0" w:type="dxa"/>
          </w:tblCellMar>
        </w:tblPrEx>
        <w:trPr>
          <w:trHeight w:val="315"/>
        </w:trPr>
        <w:tc>
          <w:tcPr>
            <w:tcW w:w="720" w:type="dxa"/>
          </w:tcPr>
          <w:p w:rsidR="0065019E" w:rsidRDefault="0065019E">
            <w:pPr>
              <w:rPr>
                <w:sz w:val="20"/>
              </w:rPr>
            </w:pPr>
            <w:del w:id="141" w:author="Maryum Xedi" w:date="2002-04-03T20:10:00Z">
              <w:r>
                <w:rPr>
                  <w:sz w:val="20"/>
                </w:rPr>
                <w:delText>n</w:delText>
              </w:r>
            </w:del>
          </w:p>
        </w:tc>
        <w:tc>
          <w:tcPr>
            <w:tcW w:w="9000" w:type="dxa"/>
            <w:gridSpan w:val="2"/>
          </w:tcPr>
          <w:p w:rsidR="0065019E" w:rsidRDefault="0065019E">
            <w:pPr>
              <w:rPr>
                <w:sz w:val="20"/>
              </w:rPr>
            </w:pPr>
            <w:r>
              <w:rPr>
                <w:sz w:val="20"/>
              </w:rPr>
              <w:t>Motto</w:t>
            </w:r>
          </w:p>
        </w:tc>
      </w:tr>
      <w:tr w:rsidR="0065019E" w:rsidTr="006F4A97">
        <w:tblPrEx>
          <w:tblCellMar>
            <w:top w:w="0" w:type="dxa"/>
            <w:bottom w:w="0" w:type="dxa"/>
          </w:tblCellMar>
        </w:tblPrEx>
        <w:trPr>
          <w:trHeight w:val="315"/>
        </w:trPr>
        <w:tc>
          <w:tcPr>
            <w:tcW w:w="720" w:type="dxa"/>
          </w:tcPr>
          <w:p w:rsidR="0065019E" w:rsidRDefault="0065019E">
            <w:pPr>
              <w:rPr>
                <w:sz w:val="20"/>
              </w:rPr>
            </w:pPr>
            <w:r>
              <w:rPr>
                <w:sz w:val="20"/>
              </w:rPr>
              <w:t>5</w:t>
            </w:r>
          </w:p>
        </w:tc>
        <w:tc>
          <w:tcPr>
            <w:tcW w:w="9000" w:type="dxa"/>
            <w:gridSpan w:val="2"/>
          </w:tcPr>
          <w:p w:rsidR="0065019E" w:rsidRDefault="0065019E">
            <w:pPr>
              <w:rPr>
                <w:sz w:val="20"/>
              </w:rPr>
            </w:pPr>
            <w:r>
              <w:rPr>
                <w:sz w:val="20"/>
              </w:rPr>
              <w:t>Contact us</w:t>
            </w:r>
          </w:p>
        </w:tc>
      </w:tr>
      <w:tr w:rsidR="0065019E" w:rsidTr="006F4A97">
        <w:tblPrEx>
          <w:tblCellMar>
            <w:top w:w="0" w:type="dxa"/>
            <w:bottom w:w="0" w:type="dxa"/>
          </w:tblCellMar>
        </w:tblPrEx>
        <w:trPr>
          <w:trHeight w:val="315"/>
        </w:trPr>
        <w:tc>
          <w:tcPr>
            <w:tcW w:w="720" w:type="dxa"/>
          </w:tcPr>
          <w:p w:rsidR="0065019E" w:rsidRDefault="0065019E">
            <w:pPr>
              <w:rPr>
                <w:sz w:val="20"/>
              </w:rPr>
            </w:pPr>
            <w:r>
              <w:rPr>
                <w:sz w:val="20"/>
              </w:rPr>
              <w:t>6</w:t>
            </w:r>
          </w:p>
        </w:tc>
        <w:tc>
          <w:tcPr>
            <w:tcW w:w="9000" w:type="dxa"/>
            <w:gridSpan w:val="2"/>
          </w:tcPr>
          <w:p w:rsidR="0065019E" w:rsidRDefault="0065019E">
            <w:pPr>
              <w:rPr>
                <w:sz w:val="20"/>
              </w:rPr>
            </w:pPr>
            <w:r>
              <w:rPr>
                <w:sz w:val="20"/>
              </w:rPr>
              <w:t>Link to YouTube</w:t>
            </w:r>
          </w:p>
        </w:tc>
      </w:tr>
    </w:tbl>
    <w:p w:rsidR="0065019E" w:rsidRDefault="0065019E"/>
    <w:p w:rsidR="0065019E" w:rsidRDefault="0065019E"/>
    <w:p w:rsidR="0065019E" w:rsidRDefault="0065019E">
      <w:bookmarkStart w:id="142" w:name="_Toc51264318"/>
    </w:p>
    <w:tbl>
      <w:tblPr>
        <w:tblW w:w="97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175"/>
        <w:gridCol w:w="6825"/>
      </w:tblGrid>
      <w:tr w:rsidR="0065019E" w:rsidTr="009D7D99">
        <w:tblPrEx>
          <w:tblCellMar>
            <w:top w:w="0" w:type="dxa"/>
            <w:bottom w:w="0" w:type="dxa"/>
          </w:tblCellMar>
        </w:tblPrEx>
        <w:trPr>
          <w:cantSplit/>
          <w:trHeight w:val="242"/>
        </w:trPr>
        <w:tc>
          <w:tcPr>
            <w:tcW w:w="9720" w:type="dxa"/>
            <w:gridSpan w:val="3"/>
          </w:tcPr>
          <w:p w:rsidR="0065019E" w:rsidRDefault="0065019E" w:rsidP="009D7D99">
            <w:pPr>
              <w:jc w:val="center"/>
              <w:rPr>
                <w:b/>
                <w:sz w:val="28"/>
              </w:rPr>
            </w:pPr>
            <w:r>
              <w:rPr>
                <w:b/>
                <w:sz w:val="28"/>
              </w:rPr>
              <w:t>2: Specific Crop info</w:t>
            </w:r>
          </w:p>
        </w:tc>
      </w:tr>
      <w:tr w:rsidR="0065019E" w:rsidTr="009D7D99">
        <w:tblPrEx>
          <w:tblCellMar>
            <w:top w:w="0" w:type="dxa"/>
            <w:bottom w:w="0" w:type="dxa"/>
          </w:tblCellMar>
        </w:tblPrEx>
        <w:trPr>
          <w:trHeight w:val="225"/>
        </w:trPr>
        <w:tc>
          <w:tcPr>
            <w:tcW w:w="2895" w:type="dxa"/>
            <w:gridSpan w:val="2"/>
          </w:tcPr>
          <w:p w:rsidR="0065019E" w:rsidRDefault="0065019E" w:rsidP="009D7D99">
            <w:pPr>
              <w:rPr>
                <w:b/>
                <w:sz w:val="20"/>
              </w:rPr>
            </w:pPr>
            <w:r>
              <w:rPr>
                <w:b/>
                <w:sz w:val="20"/>
              </w:rPr>
              <w:lastRenderedPageBreak/>
              <w:t>Interface Id.</w:t>
            </w:r>
          </w:p>
        </w:tc>
        <w:tc>
          <w:tcPr>
            <w:tcW w:w="6825" w:type="dxa"/>
          </w:tcPr>
          <w:p w:rsidR="0065019E" w:rsidRDefault="0065019E" w:rsidP="009D7D99">
            <w:pPr>
              <w:rPr>
                <w:i/>
                <w:sz w:val="20"/>
              </w:rPr>
            </w:pPr>
            <w:r>
              <w:rPr>
                <w:i/>
                <w:sz w:val="20"/>
              </w:rPr>
              <w:t>2</w:t>
            </w:r>
          </w:p>
        </w:tc>
      </w:tr>
      <w:tr w:rsidR="0065019E" w:rsidTr="009D7D99">
        <w:tblPrEx>
          <w:tblCellMar>
            <w:top w:w="0" w:type="dxa"/>
            <w:bottom w:w="0" w:type="dxa"/>
          </w:tblCellMar>
        </w:tblPrEx>
        <w:trPr>
          <w:trHeight w:val="225"/>
        </w:trPr>
        <w:tc>
          <w:tcPr>
            <w:tcW w:w="2895" w:type="dxa"/>
            <w:gridSpan w:val="2"/>
          </w:tcPr>
          <w:p w:rsidR="0065019E" w:rsidRDefault="0065019E" w:rsidP="009D7D99">
            <w:pPr>
              <w:rPr>
                <w:b/>
                <w:sz w:val="20"/>
              </w:rPr>
            </w:pPr>
            <w:r>
              <w:rPr>
                <w:b/>
                <w:sz w:val="20"/>
              </w:rPr>
              <w:t>Use case Reference</w:t>
            </w:r>
          </w:p>
        </w:tc>
        <w:tc>
          <w:tcPr>
            <w:tcW w:w="6825" w:type="dxa"/>
          </w:tcPr>
          <w:p w:rsidR="0065019E" w:rsidRDefault="0065019E" w:rsidP="009D7D99">
            <w:pPr>
              <w:rPr>
                <w:i/>
                <w:sz w:val="20"/>
              </w:rPr>
            </w:pPr>
            <w:r>
              <w:rPr>
                <w:i/>
                <w:sz w:val="20"/>
              </w:rPr>
              <w:t>3</w:t>
            </w:r>
          </w:p>
        </w:tc>
      </w:tr>
      <w:tr w:rsidR="0065019E" w:rsidTr="009D7D99">
        <w:tblPrEx>
          <w:tblCellMar>
            <w:top w:w="0" w:type="dxa"/>
            <w:bottom w:w="0" w:type="dxa"/>
          </w:tblCellMar>
        </w:tblPrEx>
        <w:trPr>
          <w:trHeight w:val="300"/>
        </w:trPr>
        <w:tc>
          <w:tcPr>
            <w:tcW w:w="9720" w:type="dxa"/>
            <w:gridSpan w:val="3"/>
          </w:tcPr>
          <w:p w:rsidR="0065019E" w:rsidRDefault="0065019E" w:rsidP="009D7D99">
            <w:pPr>
              <w:rPr>
                <w:b/>
                <w:sz w:val="20"/>
              </w:rPr>
            </w:pPr>
            <w:r>
              <w:rPr>
                <w:b/>
                <w:sz w:val="20"/>
              </w:rPr>
              <w:t>Snapshot</w:t>
            </w:r>
          </w:p>
        </w:tc>
      </w:tr>
      <w:tr w:rsidR="0065019E" w:rsidTr="009D7D99">
        <w:tblPrEx>
          <w:tblCellMar>
            <w:top w:w="0" w:type="dxa"/>
            <w:bottom w:w="0" w:type="dxa"/>
          </w:tblCellMar>
        </w:tblPrEx>
        <w:trPr>
          <w:trHeight w:val="5858"/>
        </w:trPr>
        <w:tc>
          <w:tcPr>
            <w:tcW w:w="9720" w:type="dxa"/>
            <w:gridSpan w:val="3"/>
          </w:tcPr>
          <w:p w:rsidR="0065019E" w:rsidRDefault="0065019E" w:rsidP="009D7D99">
            <w:pPr>
              <w:rPr>
                <w:i/>
                <w:sz w:val="20"/>
              </w:rPr>
            </w:pPr>
            <w:r>
              <w:rPr>
                <w:i/>
                <w:sz w:val="20"/>
              </w:rPr>
              <w:pict>
                <v:shape id="_x0000_i1034" type="#_x0000_t75" style="width:470.25pt;height:293.25pt">
                  <v:imagedata r:id="rId24" o:title="Screenshot (33)" croptop="9389f" cropbottom="12831f" cropleft="12236f" cropright="14154f"/>
                </v:shape>
              </w:pict>
            </w:r>
          </w:p>
          <w:p w:rsidR="0065019E" w:rsidRDefault="0065019E" w:rsidP="009D7D99">
            <w:pPr>
              <w:rPr>
                <w:sz w:val="20"/>
              </w:rPr>
            </w:pPr>
            <w:r>
              <w:rPr>
                <w:sz w:val="20"/>
              </w:rPr>
              <w:t xml:space="preserve">                    </w:t>
            </w:r>
          </w:p>
          <w:p w:rsidR="0065019E" w:rsidRDefault="0065019E" w:rsidP="009D7D99">
            <w:pPr>
              <w:rPr>
                <w:sz w:val="20"/>
              </w:rPr>
            </w:pPr>
          </w:p>
          <w:p w:rsidR="0065019E" w:rsidRDefault="0065019E" w:rsidP="009D7D99">
            <w:pPr>
              <w:rPr>
                <w:sz w:val="20"/>
              </w:rPr>
            </w:pPr>
          </w:p>
          <w:p w:rsidR="0065019E" w:rsidRDefault="0065019E" w:rsidP="009D7D99">
            <w:pPr>
              <w:rPr>
                <w:sz w:val="20"/>
              </w:rPr>
            </w:pPr>
          </w:p>
        </w:tc>
      </w:tr>
      <w:tr w:rsidR="0065019E" w:rsidTr="009D7D99">
        <w:tblPrEx>
          <w:tblCellMar>
            <w:top w:w="0" w:type="dxa"/>
            <w:bottom w:w="0" w:type="dxa"/>
          </w:tblCellMar>
        </w:tblPrEx>
        <w:trPr>
          <w:cantSplit/>
          <w:trHeight w:val="195"/>
        </w:trPr>
        <w:tc>
          <w:tcPr>
            <w:tcW w:w="9720" w:type="dxa"/>
            <w:gridSpan w:val="3"/>
          </w:tcPr>
          <w:p w:rsidR="0065019E" w:rsidRDefault="0065019E" w:rsidP="009D7D99">
            <w:pPr>
              <w:rPr>
                <w:b/>
              </w:rPr>
            </w:pPr>
            <w:r>
              <w:rPr>
                <w:b/>
              </w:rPr>
              <w:t>Data dictionary reference</w:t>
            </w:r>
          </w:p>
        </w:tc>
      </w:tr>
      <w:tr w:rsidR="0065019E" w:rsidTr="009D7D99">
        <w:tblPrEx>
          <w:tblCellMar>
            <w:top w:w="0" w:type="dxa"/>
            <w:bottom w:w="0" w:type="dxa"/>
          </w:tblCellMar>
        </w:tblPrEx>
        <w:trPr>
          <w:trHeight w:val="345"/>
        </w:trPr>
        <w:tc>
          <w:tcPr>
            <w:tcW w:w="720" w:type="dxa"/>
          </w:tcPr>
          <w:p w:rsidR="0065019E" w:rsidRDefault="0065019E" w:rsidP="009D7D99">
            <w:pPr>
              <w:rPr>
                <w:b/>
                <w:sz w:val="20"/>
              </w:rPr>
            </w:pPr>
            <w:r>
              <w:rPr>
                <w:b/>
                <w:sz w:val="20"/>
              </w:rPr>
              <w:t>Label</w:t>
            </w:r>
          </w:p>
        </w:tc>
        <w:tc>
          <w:tcPr>
            <w:tcW w:w="9000" w:type="dxa"/>
            <w:gridSpan w:val="2"/>
          </w:tcPr>
          <w:p w:rsidR="0065019E" w:rsidRDefault="0065019E" w:rsidP="009D7D99">
            <w:pPr>
              <w:rPr>
                <w:b/>
                <w:sz w:val="20"/>
              </w:rPr>
            </w:pPr>
            <w:r>
              <w:rPr>
                <w:b/>
                <w:sz w:val="20"/>
              </w:rPr>
              <w:t>Data dictionary identifier</w:t>
            </w:r>
          </w:p>
        </w:tc>
      </w:tr>
      <w:tr w:rsidR="0065019E" w:rsidTr="009D7D99">
        <w:tblPrEx>
          <w:tblCellMar>
            <w:top w:w="0" w:type="dxa"/>
            <w:bottom w:w="0" w:type="dxa"/>
          </w:tblCellMar>
        </w:tblPrEx>
        <w:trPr>
          <w:trHeight w:val="270"/>
        </w:trPr>
        <w:tc>
          <w:tcPr>
            <w:tcW w:w="720" w:type="dxa"/>
          </w:tcPr>
          <w:p w:rsidR="0065019E" w:rsidRDefault="0065019E" w:rsidP="009D7D99">
            <w:pPr>
              <w:rPr>
                <w:sz w:val="20"/>
              </w:rPr>
            </w:pPr>
            <w:r>
              <w:rPr>
                <w:sz w:val="20"/>
              </w:rPr>
              <w:t>1</w:t>
            </w:r>
          </w:p>
        </w:tc>
        <w:tc>
          <w:tcPr>
            <w:tcW w:w="9000" w:type="dxa"/>
            <w:gridSpan w:val="2"/>
          </w:tcPr>
          <w:p w:rsidR="0065019E" w:rsidRDefault="0065019E" w:rsidP="009D7D99">
            <w:pPr>
              <w:rPr>
                <w:i/>
                <w:sz w:val="20"/>
              </w:rPr>
            </w:pPr>
            <w:r>
              <w:rPr>
                <w:i/>
                <w:sz w:val="20"/>
              </w:rPr>
              <w:t>Go to homepage</w:t>
            </w:r>
          </w:p>
        </w:tc>
      </w:tr>
      <w:tr w:rsidR="0065019E" w:rsidTr="009D7D99">
        <w:tblPrEx>
          <w:tblCellMar>
            <w:top w:w="0" w:type="dxa"/>
            <w:bottom w:w="0" w:type="dxa"/>
          </w:tblCellMar>
        </w:tblPrEx>
        <w:trPr>
          <w:trHeight w:val="165"/>
        </w:trPr>
        <w:tc>
          <w:tcPr>
            <w:tcW w:w="720" w:type="dxa"/>
          </w:tcPr>
          <w:p w:rsidR="0065019E" w:rsidRDefault="0065019E" w:rsidP="009D7D99">
            <w:pPr>
              <w:rPr>
                <w:sz w:val="20"/>
              </w:rPr>
            </w:pPr>
            <w:del w:id="143" w:author="Maryum Xedi" w:date="2002-04-03T20:10:00Z">
              <w:r>
                <w:rPr>
                  <w:sz w:val="20"/>
                </w:rPr>
                <w:delText>2</w:delText>
              </w:r>
            </w:del>
          </w:p>
        </w:tc>
        <w:tc>
          <w:tcPr>
            <w:tcW w:w="9000" w:type="dxa"/>
            <w:gridSpan w:val="2"/>
          </w:tcPr>
          <w:p w:rsidR="0065019E" w:rsidRDefault="0065019E" w:rsidP="009D7D99">
            <w:pPr>
              <w:rPr>
                <w:sz w:val="20"/>
              </w:rPr>
            </w:pPr>
            <w:r>
              <w:rPr>
                <w:sz w:val="20"/>
              </w:rPr>
              <w:t>Question user wants to know about.</w:t>
            </w:r>
          </w:p>
        </w:tc>
      </w:tr>
      <w:tr w:rsidR="0065019E" w:rsidTr="009D7D99">
        <w:tblPrEx>
          <w:tblCellMar>
            <w:top w:w="0" w:type="dxa"/>
            <w:bottom w:w="0" w:type="dxa"/>
          </w:tblCellMar>
        </w:tblPrEx>
        <w:trPr>
          <w:trHeight w:val="240"/>
        </w:trPr>
        <w:tc>
          <w:tcPr>
            <w:tcW w:w="720" w:type="dxa"/>
          </w:tcPr>
          <w:p w:rsidR="0065019E" w:rsidRDefault="0065019E" w:rsidP="009D7D99">
            <w:pPr>
              <w:rPr>
                <w:sz w:val="20"/>
              </w:rPr>
            </w:pPr>
            <w:del w:id="144" w:author="Maryum Xedi" w:date="2002-04-03T20:10:00Z">
              <w:r>
                <w:rPr>
                  <w:sz w:val="20"/>
                </w:rPr>
                <w:delText>...</w:delText>
              </w:r>
            </w:del>
          </w:p>
        </w:tc>
        <w:tc>
          <w:tcPr>
            <w:tcW w:w="9000" w:type="dxa"/>
            <w:gridSpan w:val="2"/>
          </w:tcPr>
          <w:p w:rsidR="0065019E" w:rsidRDefault="0065019E" w:rsidP="009D7D99">
            <w:pPr>
              <w:rPr>
                <w:sz w:val="20"/>
              </w:rPr>
            </w:pPr>
            <w:r>
              <w:rPr>
                <w:sz w:val="20"/>
              </w:rPr>
              <w:t>Answer to user selected question.</w:t>
            </w:r>
          </w:p>
        </w:tc>
      </w:tr>
    </w:tbl>
    <w:p w:rsidR="0065019E" w:rsidRDefault="0065019E"/>
    <w:p w:rsidR="0065019E" w:rsidRDefault="0065019E"/>
    <w:p w:rsidR="0065019E" w:rsidRDefault="0065019E"/>
    <w:p w:rsidR="0065019E" w:rsidRDefault="0065019E" w:rsidP="0065019E">
      <w:pPr>
        <w:pStyle w:val="Heading1"/>
        <w:numPr>
          <w:ilvl w:val="0"/>
          <w:numId w:val="11"/>
        </w:numPr>
      </w:pPr>
      <w:bookmarkStart w:id="145" w:name="_Toc51415523"/>
      <w:r>
        <w:t>Requirements Traceability Matrix</w:t>
      </w:r>
      <w:bookmarkEnd w:id="142"/>
      <w:bookmarkEnd w:id="145"/>
    </w:p>
    <w:p w:rsidR="0065019E" w:rsidRDefault="0065019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65"/>
        <w:gridCol w:w="1163"/>
        <w:gridCol w:w="786"/>
        <w:gridCol w:w="900"/>
        <w:gridCol w:w="720"/>
        <w:gridCol w:w="1636"/>
        <w:gridCol w:w="3346"/>
      </w:tblGrid>
      <w:tr w:rsidR="0065019E">
        <w:tblPrEx>
          <w:tblCellMar>
            <w:top w:w="0" w:type="dxa"/>
            <w:left w:w="0" w:type="dxa"/>
            <w:bottom w:w="0" w:type="dxa"/>
            <w:right w:w="0" w:type="dxa"/>
          </w:tblCellMar>
        </w:tblPrEx>
        <w:trPr>
          <w:trHeight w:val="270"/>
          <w:jc w:val="center"/>
        </w:trPr>
        <w:tc>
          <w:tcPr>
            <w:tcW w:w="465" w:type="dxa"/>
          </w:tcPr>
          <w:p w:rsidR="0065019E" w:rsidRDefault="0065019E">
            <w:pPr>
              <w:jc w:val="center"/>
              <w:rPr>
                <w:rFonts w:ascii="Verdana" w:hAnsi="Verdana"/>
                <w:b/>
                <w:sz w:val="16"/>
              </w:rPr>
            </w:pPr>
            <w:ins w:id="146" w:author="Maryum Xedi" w:date="2002-04-03T20:15:00Z">
              <w:r>
                <w:rPr>
                  <w:rFonts w:ascii="Verdana" w:hAnsi="Verdana"/>
                  <w:b/>
                  <w:sz w:val="16"/>
                </w:rPr>
                <w:t>Sr. #</w:t>
              </w:r>
            </w:ins>
            <w:del w:id="147" w:author="Maryum Xedi" w:date="2002-04-03T20:15:00Z">
              <w:r>
                <w:rPr>
                  <w:rFonts w:ascii="Verdana" w:hAnsi="Verdana"/>
                  <w:b/>
                  <w:sz w:val="16"/>
                </w:rPr>
                <w:delText>Feature</w:delText>
              </w:r>
            </w:del>
          </w:p>
        </w:tc>
        <w:tc>
          <w:tcPr>
            <w:tcW w:w="1163" w:type="dxa"/>
          </w:tcPr>
          <w:p w:rsidR="0065019E" w:rsidRDefault="0065019E">
            <w:pPr>
              <w:jc w:val="center"/>
              <w:rPr>
                <w:rFonts w:ascii="Verdana" w:hAnsi="Verdana"/>
                <w:b/>
                <w:sz w:val="16"/>
              </w:rPr>
            </w:pPr>
            <w:ins w:id="148" w:author="Maryum Xedi" w:date="2002-04-03T20:15:00Z">
              <w:r>
                <w:rPr>
                  <w:rFonts w:ascii="Verdana" w:hAnsi="Verdana"/>
                  <w:b/>
                  <w:sz w:val="16"/>
                </w:rPr>
                <w:t>Feature</w:t>
              </w:r>
            </w:ins>
          </w:p>
        </w:tc>
        <w:tc>
          <w:tcPr>
            <w:tcW w:w="786" w:type="dxa"/>
          </w:tcPr>
          <w:p w:rsidR="0065019E" w:rsidRDefault="0065019E">
            <w:pPr>
              <w:jc w:val="center"/>
              <w:rPr>
                <w:rFonts w:ascii="Verdana" w:hAnsi="Verdana"/>
                <w:b/>
                <w:sz w:val="16"/>
              </w:rPr>
            </w:pPr>
            <w:r>
              <w:rPr>
                <w:rFonts w:ascii="Verdana" w:hAnsi="Verdana"/>
                <w:b/>
                <w:sz w:val="16"/>
              </w:rPr>
              <w:t>Use case ID</w:t>
            </w:r>
          </w:p>
        </w:tc>
        <w:tc>
          <w:tcPr>
            <w:tcW w:w="900" w:type="dxa"/>
          </w:tcPr>
          <w:p w:rsidR="0065019E" w:rsidRDefault="0065019E">
            <w:pPr>
              <w:jc w:val="center"/>
              <w:rPr>
                <w:rFonts w:ascii="Verdana" w:hAnsi="Verdana"/>
                <w:b/>
                <w:sz w:val="16"/>
              </w:rPr>
            </w:pPr>
            <w:r>
              <w:rPr>
                <w:rFonts w:ascii="Verdana" w:hAnsi="Verdana"/>
                <w:b/>
                <w:sz w:val="16"/>
              </w:rPr>
              <w:t>UI ID</w:t>
            </w:r>
          </w:p>
        </w:tc>
        <w:tc>
          <w:tcPr>
            <w:tcW w:w="720" w:type="dxa"/>
          </w:tcPr>
          <w:p w:rsidR="0065019E" w:rsidRDefault="0065019E">
            <w:pPr>
              <w:rPr>
                <w:rFonts w:ascii="Verdana" w:hAnsi="Verdana"/>
                <w:b/>
                <w:sz w:val="16"/>
              </w:rPr>
            </w:pPr>
            <w:r>
              <w:rPr>
                <w:rFonts w:ascii="Verdana" w:hAnsi="Verdana"/>
                <w:b/>
                <w:sz w:val="16"/>
              </w:rPr>
              <w:t>Priority</w:t>
            </w:r>
          </w:p>
        </w:tc>
        <w:tc>
          <w:tcPr>
            <w:tcW w:w="1636" w:type="dxa"/>
          </w:tcPr>
          <w:p w:rsidR="0065019E" w:rsidRDefault="0065019E">
            <w:pPr>
              <w:jc w:val="center"/>
              <w:rPr>
                <w:rFonts w:ascii="Verdana" w:hAnsi="Verdana"/>
                <w:b/>
                <w:sz w:val="16"/>
              </w:rPr>
            </w:pPr>
            <w:r>
              <w:rPr>
                <w:rFonts w:ascii="Verdana" w:hAnsi="Verdana"/>
                <w:b/>
                <w:sz w:val="16"/>
              </w:rPr>
              <w:t>Build Number</w:t>
            </w:r>
          </w:p>
        </w:tc>
        <w:tc>
          <w:tcPr>
            <w:tcW w:w="3346" w:type="dxa"/>
          </w:tcPr>
          <w:p w:rsidR="0065019E" w:rsidRDefault="0065019E">
            <w:pPr>
              <w:jc w:val="center"/>
              <w:rPr>
                <w:rFonts w:ascii="Verdana" w:hAnsi="Verdana"/>
                <w:b/>
                <w:sz w:val="16"/>
              </w:rPr>
            </w:pPr>
            <w:r>
              <w:rPr>
                <w:rFonts w:ascii="Verdana" w:hAnsi="Verdana"/>
                <w:b/>
                <w:sz w:val="16"/>
              </w:rPr>
              <w:t>Use Case Cross reference</w:t>
            </w:r>
          </w:p>
          <w:p w:rsidR="0065019E" w:rsidRDefault="0065019E">
            <w:pPr>
              <w:jc w:val="center"/>
              <w:rPr>
                <w:rFonts w:ascii="Verdana" w:hAnsi="Verdana"/>
                <w:b/>
                <w:sz w:val="16"/>
              </w:rPr>
            </w:pPr>
            <w:r>
              <w:rPr>
                <w:rFonts w:ascii="Verdana" w:hAnsi="Verdana"/>
                <w:b/>
                <w:sz w:val="16"/>
              </w:rPr>
              <w:t>(Related Use Cases)</w:t>
            </w:r>
          </w:p>
        </w:tc>
      </w:tr>
      <w:tr w:rsidR="0065019E">
        <w:tblPrEx>
          <w:tblCellMar>
            <w:top w:w="0" w:type="dxa"/>
            <w:left w:w="0" w:type="dxa"/>
            <w:bottom w:w="0" w:type="dxa"/>
            <w:right w:w="0" w:type="dxa"/>
          </w:tblCellMar>
        </w:tblPrEx>
        <w:trPr>
          <w:trHeight w:val="270"/>
          <w:jc w:val="center"/>
        </w:trPr>
        <w:tc>
          <w:tcPr>
            <w:tcW w:w="465" w:type="dxa"/>
            <w:vAlign w:val="bottom"/>
          </w:tcPr>
          <w:p w:rsidR="0065019E" w:rsidRDefault="0065019E">
            <w:pPr>
              <w:rPr>
                <w:rFonts w:ascii="Verdana" w:hAnsi="Verdana"/>
                <w:sz w:val="16"/>
              </w:rPr>
            </w:pPr>
            <w:r>
              <w:rPr>
                <w:rFonts w:ascii="Verdana" w:hAnsi="Verdana"/>
                <w:sz w:val="16"/>
              </w:rPr>
              <w:t>1</w:t>
            </w:r>
            <w:del w:id="149" w:author="Maryum Xedi" w:date="2002-04-03T20:15:00Z">
              <w:r>
                <w:rPr>
                  <w:rFonts w:ascii="Verdana" w:hAnsi="Verdana"/>
                  <w:sz w:val="16"/>
                </w:rPr>
                <w:delText> 1</w:delText>
              </w:r>
            </w:del>
          </w:p>
        </w:tc>
        <w:tc>
          <w:tcPr>
            <w:tcW w:w="1163" w:type="dxa"/>
            <w:vAlign w:val="bottom"/>
          </w:tcPr>
          <w:p w:rsidR="0065019E" w:rsidRDefault="0065019E">
            <w:pPr>
              <w:rPr>
                <w:rFonts w:ascii="Verdana" w:hAnsi="Verdana"/>
                <w:sz w:val="16"/>
              </w:rPr>
            </w:pPr>
            <w:r>
              <w:rPr>
                <w:rFonts w:ascii="Verdana" w:hAnsi="Verdana"/>
                <w:sz w:val="16"/>
              </w:rPr>
              <w:t>View Crop</w:t>
            </w:r>
          </w:p>
        </w:tc>
        <w:tc>
          <w:tcPr>
            <w:tcW w:w="786" w:type="dxa"/>
          </w:tcPr>
          <w:p w:rsidR="0065019E" w:rsidRDefault="0065019E">
            <w:pPr>
              <w:rPr>
                <w:rFonts w:ascii="Verdana" w:hAnsi="Verdana"/>
                <w:sz w:val="16"/>
              </w:rPr>
            </w:pPr>
            <w:r>
              <w:rPr>
                <w:rFonts w:ascii="Verdana" w:hAnsi="Verdana"/>
                <w:sz w:val="16"/>
              </w:rPr>
              <w:t>1</w:t>
            </w:r>
          </w:p>
        </w:tc>
        <w:tc>
          <w:tcPr>
            <w:tcW w:w="900" w:type="dxa"/>
            <w:vAlign w:val="bottom"/>
          </w:tcPr>
          <w:p w:rsidR="0065019E" w:rsidRDefault="0065019E">
            <w:pPr>
              <w:rPr>
                <w:rFonts w:ascii="Verdana" w:hAnsi="Verdana"/>
                <w:sz w:val="16"/>
              </w:rPr>
            </w:pPr>
            <w:r>
              <w:rPr>
                <w:rFonts w:ascii="Verdana" w:hAnsi="Verdana"/>
                <w:sz w:val="16"/>
              </w:rPr>
              <w:t> 2</w:t>
            </w:r>
          </w:p>
        </w:tc>
        <w:tc>
          <w:tcPr>
            <w:tcW w:w="720" w:type="dxa"/>
          </w:tcPr>
          <w:p w:rsidR="0065019E" w:rsidRDefault="0065019E">
            <w:pPr>
              <w:rPr>
                <w:rFonts w:ascii="Verdana" w:hAnsi="Verdana"/>
                <w:sz w:val="16"/>
              </w:rPr>
            </w:pPr>
            <w:r>
              <w:rPr>
                <w:rFonts w:ascii="Verdana" w:hAnsi="Verdana"/>
                <w:sz w:val="16"/>
              </w:rPr>
              <w:t>1</w:t>
            </w:r>
          </w:p>
        </w:tc>
        <w:tc>
          <w:tcPr>
            <w:tcW w:w="1636" w:type="dxa"/>
          </w:tcPr>
          <w:p w:rsidR="0065019E" w:rsidRDefault="0065019E">
            <w:pPr>
              <w:rPr>
                <w:rFonts w:ascii="Verdana" w:hAnsi="Verdana"/>
                <w:sz w:val="16"/>
              </w:rPr>
            </w:pPr>
            <w:r>
              <w:rPr>
                <w:rFonts w:ascii="Verdana" w:hAnsi="Verdana"/>
                <w:sz w:val="16"/>
              </w:rPr>
              <w:t>1</w:t>
            </w:r>
          </w:p>
        </w:tc>
        <w:tc>
          <w:tcPr>
            <w:tcW w:w="3346" w:type="dxa"/>
          </w:tcPr>
          <w:p w:rsidR="0065019E" w:rsidRDefault="0065019E">
            <w:pPr>
              <w:ind w:left="556"/>
              <w:rPr>
                <w:rFonts w:ascii="Verdana" w:hAnsi="Verdana"/>
                <w:sz w:val="16"/>
              </w:rPr>
            </w:pPr>
            <w:r>
              <w:rPr>
                <w:rFonts w:ascii="Verdana" w:hAnsi="Verdana"/>
                <w:sz w:val="16"/>
              </w:rPr>
              <w:t>3</w:t>
            </w:r>
          </w:p>
        </w:tc>
      </w:tr>
      <w:tr w:rsidR="0065019E">
        <w:tblPrEx>
          <w:tblCellMar>
            <w:top w:w="0" w:type="dxa"/>
            <w:left w:w="0" w:type="dxa"/>
            <w:bottom w:w="0" w:type="dxa"/>
            <w:right w:w="0" w:type="dxa"/>
          </w:tblCellMar>
        </w:tblPrEx>
        <w:trPr>
          <w:trHeight w:val="270"/>
          <w:jc w:val="center"/>
        </w:trPr>
        <w:tc>
          <w:tcPr>
            <w:tcW w:w="465" w:type="dxa"/>
            <w:vAlign w:val="bottom"/>
          </w:tcPr>
          <w:p w:rsidR="0065019E" w:rsidRDefault="0065019E">
            <w:pPr>
              <w:rPr>
                <w:rFonts w:ascii="Verdana" w:hAnsi="Verdana"/>
                <w:sz w:val="16"/>
              </w:rPr>
            </w:pPr>
            <w:r>
              <w:rPr>
                <w:rFonts w:ascii="Verdana" w:hAnsi="Verdana"/>
                <w:sz w:val="16"/>
              </w:rPr>
              <w:t>2</w:t>
            </w:r>
            <w:del w:id="150" w:author="Maryum Xedi" w:date="2002-04-03T20:15:00Z">
              <w:r>
                <w:rPr>
                  <w:rFonts w:ascii="Verdana" w:hAnsi="Verdana"/>
                  <w:sz w:val="16"/>
                </w:rPr>
                <w:delText>2</w:delText>
              </w:r>
            </w:del>
          </w:p>
        </w:tc>
        <w:tc>
          <w:tcPr>
            <w:tcW w:w="1163" w:type="dxa"/>
            <w:vAlign w:val="bottom"/>
          </w:tcPr>
          <w:p w:rsidR="0065019E" w:rsidRDefault="0065019E">
            <w:pPr>
              <w:rPr>
                <w:rFonts w:ascii="Verdana" w:hAnsi="Verdana"/>
                <w:sz w:val="16"/>
              </w:rPr>
            </w:pPr>
            <w:r>
              <w:rPr>
                <w:rFonts w:ascii="Verdana" w:hAnsi="Verdana"/>
                <w:sz w:val="16"/>
              </w:rPr>
              <w:t>Edit Information</w:t>
            </w:r>
          </w:p>
        </w:tc>
        <w:tc>
          <w:tcPr>
            <w:tcW w:w="786" w:type="dxa"/>
          </w:tcPr>
          <w:p w:rsidR="0065019E" w:rsidRDefault="0065019E">
            <w:pPr>
              <w:rPr>
                <w:rFonts w:ascii="Verdana" w:hAnsi="Verdana"/>
                <w:sz w:val="16"/>
              </w:rPr>
            </w:pPr>
            <w:r>
              <w:rPr>
                <w:rFonts w:ascii="Verdana" w:hAnsi="Verdana"/>
                <w:sz w:val="16"/>
              </w:rPr>
              <w:t>4</w:t>
            </w:r>
          </w:p>
        </w:tc>
        <w:tc>
          <w:tcPr>
            <w:tcW w:w="900" w:type="dxa"/>
            <w:vAlign w:val="bottom"/>
          </w:tcPr>
          <w:p w:rsidR="0065019E" w:rsidRDefault="0065019E">
            <w:pPr>
              <w:rPr>
                <w:rFonts w:ascii="Verdana" w:hAnsi="Verdana"/>
                <w:sz w:val="16"/>
              </w:rPr>
            </w:pPr>
            <w:r>
              <w:rPr>
                <w:rFonts w:ascii="Verdana" w:hAnsi="Verdana"/>
                <w:sz w:val="16"/>
              </w:rPr>
              <w:t> </w:t>
            </w:r>
          </w:p>
        </w:tc>
        <w:tc>
          <w:tcPr>
            <w:tcW w:w="720" w:type="dxa"/>
          </w:tcPr>
          <w:p w:rsidR="0065019E" w:rsidRDefault="0065019E">
            <w:pPr>
              <w:rPr>
                <w:rFonts w:ascii="Verdana" w:hAnsi="Verdana"/>
                <w:sz w:val="16"/>
              </w:rPr>
            </w:pPr>
            <w:r>
              <w:rPr>
                <w:rFonts w:ascii="Verdana" w:hAnsi="Verdana"/>
                <w:sz w:val="16"/>
              </w:rPr>
              <w:t>2</w:t>
            </w:r>
          </w:p>
        </w:tc>
        <w:tc>
          <w:tcPr>
            <w:tcW w:w="1636" w:type="dxa"/>
          </w:tcPr>
          <w:p w:rsidR="0065019E" w:rsidRDefault="0065019E">
            <w:pPr>
              <w:rPr>
                <w:rFonts w:ascii="Verdana" w:hAnsi="Verdana"/>
                <w:sz w:val="16"/>
              </w:rPr>
            </w:pPr>
            <w:r>
              <w:rPr>
                <w:rFonts w:ascii="Verdana" w:hAnsi="Verdana"/>
                <w:sz w:val="16"/>
              </w:rPr>
              <w:t>2</w:t>
            </w:r>
          </w:p>
        </w:tc>
        <w:tc>
          <w:tcPr>
            <w:tcW w:w="3346" w:type="dxa"/>
          </w:tcPr>
          <w:p w:rsidR="0065019E" w:rsidRDefault="0065019E">
            <w:pPr>
              <w:rPr>
                <w:rFonts w:ascii="Verdana" w:hAnsi="Verdana"/>
                <w:sz w:val="16"/>
              </w:rPr>
            </w:pPr>
            <w:r>
              <w:rPr>
                <w:rFonts w:ascii="Verdana" w:hAnsi="Verdana"/>
                <w:sz w:val="16"/>
              </w:rPr>
              <w:t xml:space="preserve">          3</w:t>
            </w:r>
          </w:p>
        </w:tc>
      </w:tr>
      <w:tr w:rsidR="0065019E">
        <w:tblPrEx>
          <w:tblCellMar>
            <w:top w:w="0" w:type="dxa"/>
            <w:left w:w="0" w:type="dxa"/>
            <w:bottom w:w="0" w:type="dxa"/>
            <w:right w:w="0" w:type="dxa"/>
          </w:tblCellMar>
        </w:tblPrEx>
        <w:trPr>
          <w:trHeight w:val="270"/>
          <w:jc w:val="center"/>
        </w:trPr>
        <w:tc>
          <w:tcPr>
            <w:tcW w:w="465" w:type="dxa"/>
            <w:vAlign w:val="bottom"/>
          </w:tcPr>
          <w:p w:rsidR="0065019E" w:rsidRDefault="0065019E">
            <w:pPr>
              <w:rPr>
                <w:rFonts w:ascii="Verdana" w:hAnsi="Verdana"/>
                <w:sz w:val="16"/>
              </w:rPr>
            </w:pPr>
            <w:del w:id="151" w:author="Maryum Xedi" w:date="2002-04-03T20:15:00Z">
              <w:r>
                <w:rPr>
                  <w:rFonts w:ascii="Verdana" w:hAnsi="Verdana"/>
                  <w:sz w:val="16"/>
                </w:rPr>
                <w:delText>.</w:delText>
              </w:r>
            </w:del>
          </w:p>
        </w:tc>
        <w:tc>
          <w:tcPr>
            <w:tcW w:w="1163" w:type="dxa"/>
            <w:vAlign w:val="bottom"/>
          </w:tcPr>
          <w:p w:rsidR="0065019E" w:rsidRDefault="0065019E">
            <w:pPr>
              <w:rPr>
                <w:rFonts w:ascii="Verdana" w:hAnsi="Verdana"/>
                <w:sz w:val="16"/>
              </w:rPr>
            </w:pPr>
          </w:p>
        </w:tc>
        <w:tc>
          <w:tcPr>
            <w:tcW w:w="786" w:type="dxa"/>
          </w:tcPr>
          <w:p w:rsidR="0065019E" w:rsidRDefault="0065019E">
            <w:pPr>
              <w:rPr>
                <w:rFonts w:ascii="Verdana" w:hAnsi="Verdana"/>
                <w:sz w:val="16"/>
              </w:rPr>
            </w:pPr>
          </w:p>
        </w:tc>
        <w:tc>
          <w:tcPr>
            <w:tcW w:w="900" w:type="dxa"/>
            <w:vAlign w:val="bottom"/>
          </w:tcPr>
          <w:p w:rsidR="0065019E" w:rsidRDefault="0065019E">
            <w:pPr>
              <w:rPr>
                <w:rFonts w:ascii="Verdana" w:hAnsi="Verdana"/>
                <w:sz w:val="16"/>
              </w:rPr>
            </w:pPr>
          </w:p>
        </w:tc>
        <w:tc>
          <w:tcPr>
            <w:tcW w:w="720" w:type="dxa"/>
          </w:tcPr>
          <w:p w:rsidR="0065019E" w:rsidRDefault="0065019E">
            <w:pPr>
              <w:rPr>
                <w:rFonts w:ascii="Verdana" w:hAnsi="Verdana"/>
                <w:sz w:val="16"/>
              </w:rPr>
            </w:pPr>
          </w:p>
        </w:tc>
        <w:tc>
          <w:tcPr>
            <w:tcW w:w="1636" w:type="dxa"/>
          </w:tcPr>
          <w:p w:rsidR="0065019E" w:rsidRDefault="0065019E">
            <w:pPr>
              <w:rPr>
                <w:rFonts w:ascii="Verdana" w:hAnsi="Verdana"/>
                <w:sz w:val="16"/>
              </w:rPr>
            </w:pPr>
          </w:p>
        </w:tc>
        <w:tc>
          <w:tcPr>
            <w:tcW w:w="3346" w:type="dxa"/>
          </w:tcPr>
          <w:p w:rsidR="0065019E" w:rsidRDefault="0065019E">
            <w:pPr>
              <w:rPr>
                <w:rFonts w:ascii="Verdana" w:hAnsi="Verdana"/>
                <w:sz w:val="16"/>
              </w:rPr>
            </w:pPr>
          </w:p>
        </w:tc>
      </w:tr>
      <w:tr w:rsidR="0065019E">
        <w:tblPrEx>
          <w:tblCellMar>
            <w:top w:w="0" w:type="dxa"/>
            <w:left w:w="0" w:type="dxa"/>
            <w:bottom w:w="0" w:type="dxa"/>
            <w:right w:w="0" w:type="dxa"/>
          </w:tblCellMar>
        </w:tblPrEx>
        <w:trPr>
          <w:trHeight w:val="270"/>
          <w:jc w:val="center"/>
        </w:trPr>
        <w:tc>
          <w:tcPr>
            <w:tcW w:w="465" w:type="dxa"/>
            <w:vAlign w:val="bottom"/>
          </w:tcPr>
          <w:p w:rsidR="0065019E" w:rsidRDefault="0065019E">
            <w:pPr>
              <w:rPr>
                <w:rFonts w:ascii="Verdana" w:hAnsi="Verdana"/>
                <w:sz w:val="16"/>
              </w:rPr>
            </w:pPr>
            <w:del w:id="152" w:author="Maryum Xedi" w:date="2002-04-03T20:15:00Z">
              <w:r>
                <w:rPr>
                  <w:rFonts w:ascii="Verdana" w:hAnsi="Verdana"/>
                  <w:sz w:val="16"/>
                </w:rPr>
                <w:delText>.</w:delText>
              </w:r>
            </w:del>
          </w:p>
        </w:tc>
        <w:tc>
          <w:tcPr>
            <w:tcW w:w="1163" w:type="dxa"/>
            <w:vAlign w:val="bottom"/>
          </w:tcPr>
          <w:p w:rsidR="0065019E" w:rsidRDefault="0065019E">
            <w:pPr>
              <w:rPr>
                <w:rFonts w:ascii="Verdana" w:hAnsi="Verdana"/>
                <w:sz w:val="16"/>
              </w:rPr>
            </w:pPr>
          </w:p>
        </w:tc>
        <w:tc>
          <w:tcPr>
            <w:tcW w:w="786" w:type="dxa"/>
          </w:tcPr>
          <w:p w:rsidR="0065019E" w:rsidRDefault="0065019E">
            <w:pPr>
              <w:rPr>
                <w:rFonts w:ascii="Verdana" w:hAnsi="Verdana"/>
                <w:sz w:val="16"/>
              </w:rPr>
            </w:pPr>
          </w:p>
        </w:tc>
        <w:tc>
          <w:tcPr>
            <w:tcW w:w="900" w:type="dxa"/>
            <w:vAlign w:val="bottom"/>
          </w:tcPr>
          <w:p w:rsidR="0065019E" w:rsidRDefault="0065019E">
            <w:pPr>
              <w:rPr>
                <w:rFonts w:ascii="Verdana" w:hAnsi="Verdana"/>
                <w:sz w:val="16"/>
              </w:rPr>
            </w:pPr>
          </w:p>
        </w:tc>
        <w:tc>
          <w:tcPr>
            <w:tcW w:w="720" w:type="dxa"/>
          </w:tcPr>
          <w:p w:rsidR="0065019E" w:rsidRDefault="0065019E">
            <w:pPr>
              <w:rPr>
                <w:rFonts w:ascii="Verdana" w:hAnsi="Verdana"/>
                <w:sz w:val="16"/>
              </w:rPr>
            </w:pPr>
          </w:p>
        </w:tc>
        <w:tc>
          <w:tcPr>
            <w:tcW w:w="1636" w:type="dxa"/>
          </w:tcPr>
          <w:p w:rsidR="0065019E" w:rsidRDefault="0065019E">
            <w:pPr>
              <w:rPr>
                <w:rFonts w:ascii="Verdana" w:hAnsi="Verdana"/>
                <w:sz w:val="16"/>
              </w:rPr>
            </w:pPr>
          </w:p>
        </w:tc>
        <w:tc>
          <w:tcPr>
            <w:tcW w:w="3346" w:type="dxa"/>
          </w:tcPr>
          <w:p w:rsidR="0065019E" w:rsidRDefault="0065019E">
            <w:pPr>
              <w:rPr>
                <w:rFonts w:ascii="Verdana" w:hAnsi="Verdana"/>
                <w:sz w:val="16"/>
              </w:rPr>
            </w:pPr>
          </w:p>
        </w:tc>
      </w:tr>
    </w:tbl>
    <w:p w:rsidR="0065019E" w:rsidRDefault="0065019E"/>
    <w:p w:rsidR="0065019E" w:rsidRDefault="0065019E">
      <w:pPr>
        <w:ind w:firstLine="360"/>
        <w:rPr>
          <w:ins w:id="153" w:author="Maryum Xedi" w:date="2002-04-03T20:16:00Z"/>
          <w:i/>
          <w:sz w:val="20"/>
        </w:rPr>
      </w:pPr>
      <w:ins w:id="154" w:author="Maryum Xedi" w:date="2002-04-03T20:15:00Z">
        <w:r>
          <w:rPr>
            <w:i/>
            <w:sz w:val="20"/>
          </w:rPr>
          <w:t>The columns carry the following meaning:</w:t>
        </w:r>
      </w:ins>
    </w:p>
    <w:p w:rsidR="0065019E" w:rsidRDefault="0065019E">
      <w:pPr>
        <w:numPr>
          <w:ins w:id="155" w:author="Maryum Xedi" w:date="2002-04-03T20:16:00Z"/>
        </w:numPr>
        <w:rPr>
          <w:ins w:id="156" w:author="Maryum Xedi" w:date="2002-04-03T20:16:00Z"/>
          <w:i/>
          <w:sz w:val="20"/>
        </w:rPr>
      </w:pPr>
    </w:p>
    <w:p w:rsidR="0065019E" w:rsidRDefault="0065019E" w:rsidP="0065019E">
      <w:pPr>
        <w:numPr>
          <w:ilvl w:val="0"/>
          <w:numId w:val="12"/>
        </w:numPr>
        <w:rPr>
          <w:ins w:id="157" w:author="Maryum Xedi" w:date="2002-04-03T20:16:00Z"/>
          <w:i/>
          <w:sz w:val="20"/>
        </w:rPr>
      </w:pPr>
      <w:ins w:id="158" w:author="Maryum Xedi" w:date="2002-04-03T20:16:00Z">
        <w:r>
          <w:rPr>
            <w:i/>
            <w:sz w:val="20"/>
          </w:rPr>
          <w:t>Feature:</w:t>
        </w:r>
        <w:r>
          <w:rPr>
            <w:i/>
            <w:sz w:val="20"/>
          </w:rPr>
          <w:tab/>
        </w:r>
      </w:ins>
      <w:ins w:id="159" w:author="Maryum Xedi" w:date="2002-04-03T23:51:00Z">
        <w:r>
          <w:rPr>
            <w:i/>
            <w:sz w:val="20"/>
          </w:rPr>
          <w:tab/>
        </w:r>
      </w:ins>
      <w:ins w:id="160" w:author="Maryum Xedi" w:date="2002-04-03T20:16:00Z">
        <w:r>
          <w:rPr>
            <w:i/>
            <w:sz w:val="20"/>
          </w:rPr>
          <w:t>Lists system features based on which use cases are built.</w:t>
        </w:r>
      </w:ins>
    </w:p>
    <w:p w:rsidR="0065019E" w:rsidRDefault="0065019E" w:rsidP="0065019E">
      <w:pPr>
        <w:numPr>
          <w:ilvl w:val="0"/>
          <w:numId w:val="12"/>
        </w:numPr>
        <w:rPr>
          <w:ins w:id="161" w:author="Maryum Xedi" w:date="2002-04-03T23:51:00Z"/>
          <w:i/>
          <w:sz w:val="20"/>
        </w:rPr>
      </w:pPr>
      <w:ins w:id="162" w:author="Maryum Xedi" w:date="2002-04-03T23:50:00Z">
        <w:r>
          <w:rPr>
            <w:i/>
            <w:sz w:val="20"/>
          </w:rPr>
          <w:t>Use Case ID:</w:t>
        </w:r>
        <w:r>
          <w:rPr>
            <w:i/>
            <w:sz w:val="20"/>
          </w:rPr>
          <w:tab/>
        </w:r>
      </w:ins>
      <w:ins w:id="163" w:author="Maryum Xedi" w:date="2002-04-03T23:51:00Z">
        <w:r>
          <w:rPr>
            <w:i/>
            <w:sz w:val="20"/>
          </w:rPr>
          <w:t>Write the ID of the use case for easy lookup</w:t>
        </w:r>
      </w:ins>
    </w:p>
    <w:p w:rsidR="0065019E" w:rsidRDefault="0065019E" w:rsidP="0065019E">
      <w:pPr>
        <w:numPr>
          <w:ilvl w:val="0"/>
          <w:numId w:val="12"/>
        </w:numPr>
        <w:rPr>
          <w:ins w:id="164" w:author="Maryum Xedi" w:date="2002-04-03T23:52:00Z"/>
          <w:i/>
          <w:sz w:val="20"/>
        </w:rPr>
      </w:pPr>
      <w:ins w:id="165" w:author="Maryum Xedi" w:date="2002-04-03T23:51:00Z">
        <w:r>
          <w:rPr>
            <w:i/>
            <w:sz w:val="20"/>
          </w:rPr>
          <w:t>UI</w:t>
        </w:r>
      </w:ins>
      <w:ins w:id="166" w:author="Maryum Xedi" w:date="2002-04-03T23:52:00Z">
        <w:r>
          <w:rPr>
            <w:i/>
            <w:sz w:val="20"/>
          </w:rPr>
          <w:t xml:space="preserve"> ID:</w:t>
        </w:r>
        <w:r>
          <w:rPr>
            <w:i/>
            <w:sz w:val="20"/>
          </w:rPr>
          <w:tab/>
        </w:r>
        <w:r>
          <w:rPr>
            <w:i/>
            <w:sz w:val="20"/>
          </w:rPr>
          <w:tab/>
          <w:t>Write the user interface ID for this use case.</w:t>
        </w:r>
      </w:ins>
    </w:p>
    <w:p w:rsidR="0065019E" w:rsidRDefault="0065019E" w:rsidP="0065019E">
      <w:pPr>
        <w:numPr>
          <w:ilvl w:val="0"/>
          <w:numId w:val="12"/>
        </w:numPr>
        <w:rPr>
          <w:ins w:id="167" w:author="Maryum Xedi" w:date="2002-04-03T23:52:00Z"/>
          <w:i/>
          <w:sz w:val="20"/>
        </w:rPr>
      </w:pPr>
      <w:ins w:id="168" w:author="Maryum Xedi" w:date="2002-04-03T23:52:00Z">
        <w:r>
          <w:rPr>
            <w:i/>
            <w:sz w:val="20"/>
          </w:rPr>
          <w:t>Priority:</w:t>
        </w:r>
        <w:r>
          <w:rPr>
            <w:i/>
            <w:sz w:val="20"/>
          </w:rPr>
          <w:tab/>
        </w:r>
        <w:r>
          <w:rPr>
            <w:i/>
            <w:sz w:val="20"/>
          </w:rPr>
          <w:tab/>
          <w:t>Give an appropriate rating to each use case according to its priority</w:t>
        </w:r>
      </w:ins>
    </w:p>
    <w:p w:rsidR="0065019E" w:rsidRDefault="0065019E" w:rsidP="0065019E">
      <w:pPr>
        <w:numPr>
          <w:ilvl w:val="0"/>
          <w:numId w:val="12"/>
        </w:numPr>
        <w:rPr>
          <w:ins w:id="169" w:author="Maryum Xedi" w:date="2002-04-03T23:53:00Z"/>
          <w:i/>
          <w:sz w:val="20"/>
        </w:rPr>
      </w:pPr>
      <w:ins w:id="170" w:author="Maryum Xedi" w:date="2002-04-03T23:53:00Z">
        <w:r>
          <w:rPr>
            <w:i/>
            <w:sz w:val="20"/>
          </w:rPr>
          <w:t>Build Number:</w:t>
        </w:r>
        <w:r>
          <w:rPr>
            <w:i/>
            <w:sz w:val="20"/>
          </w:rPr>
          <w:tab/>
          <w:t>Write the reference number to which this feature belongs.</w:t>
        </w:r>
      </w:ins>
    </w:p>
    <w:p w:rsidR="0065019E" w:rsidRDefault="0065019E" w:rsidP="0065019E">
      <w:pPr>
        <w:numPr>
          <w:ilvl w:val="0"/>
          <w:numId w:val="12"/>
        </w:numPr>
        <w:rPr>
          <w:ins w:id="171" w:author="Maryum Xedi" w:date="2002-04-03T23:54:00Z"/>
          <w:i/>
          <w:sz w:val="20"/>
        </w:rPr>
      </w:pPr>
      <w:ins w:id="172" w:author="Maryum Xedi" w:date="2002-04-03T23:53:00Z">
        <w:r>
          <w:rPr>
            <w:i/>
            <w:sz w:val="20"/>
          </w:rPr>
          <w:t>Use Case Cross Ref:</w:t>
        </w:r>
        <w:r>
          <w:rPr>
            <w:i/>
            <w:sz w:val="20"/>
          </w:rPr>
          <w:tab/>
          <w:t xml:space="preserve">Write </w:t>
        </w:r>
      </w:ins>
      <w:ins w:id="173" w:author="Maryum Xedi" w:date="2002-04-03T23:54:00Z">
        <w:r>
          <w:rPr>
            <w:i/>
            <w:sz w:val="20"/>
          </w:rPr>
          <w:t xml:space="preserve">the related use cases separated with commas. </w:t>
        </w:r>
      </w:ins>
    </w:p>
    <w:p w:rsidR="0065019E" w:rsidRDefault="0065019E"/>
    <w:p w:rsidR="0065019E" w:rsidRDefault="0065019E" w:rsidP="0065019E">
      <w:pPr>
        <w:pStyle w:val="Heading1"/>
        <w:numPr>
          <w:ilvl w:val="0"/>
          <w:numId w:val="11"/>
        </w:numPr>
      </w:pPr>
      <w:bookmarkStart w:id="174" w:name="_Toc51264326"/>
      <w:bookmarkStart w:id="175" w:name="_Toc51415524"/>
      <w:r>
        <w:t>Risk Analysis</w:t>
      </w:r>
      <w:bookmarkEnd w:id="175"/>
      <w:r>
        <w:t xml:space="preserve"> </w:t>
      </w:r>
    </w:p>
    <w:p w:rsidR="0065019E" w:rsidRDefault="0065019E">
      <w:pPr>
        <w:ind w:left="360"/>
      </w:pPr>
      <w:r>
        <w:rPr>
          <w:b/>
          <w:bCs/>
          <w:color w:val="FF0000"/>
          <w:sz w:val="16"/>
        </w:rPr>
        <w:t>(Consult your Project Manager for this section)</w:t>
      </w:r>
    </w:p>
    <w:p w:rsidR="0065019E" w:rsidRDefault="0065019E">
      <w:pPr>
        <w:ind w:left="360"/>
        <w:jc w:val="both"/>
        <w:rPr>
          <w:i/>
          <w:sz w:val="20"/>
        </w:rPr>
      </w:pPr>
      <w:r>
        <w:rPr>
          <w:i/>
          <w:sz w:val="20"/>
        </w:rPr>
        <w:t>Perform an analysis of the constraints and identify the potential problems that may arise in the project due to the constraints. For this section cover the following:</w:t>
      </w:r>
    </w:p>
    <w:p w:rsidR="0065019E" w:rsidRDefault="0065019E">
      <w:pPr>
        <w:jc w:val="both"/>
        <w:rPr>
          <w:i/>
          <w:sz w:val="20"/>
        </w:rPr>
      </w:pPr>
    </w:p>
    <w:p w:rsidR="0065019E" w:rsidRDefault="0065019E" w:rsidP="0065019E">
      <w:pPr>
        <w:numPr>
          <w:ilvl w:val="0"/>
          <w:numId w:val="10"/>
        </w:numPr>
        <w:jc w:val="both"/>
        <w:rPr>
          <w:i/>
          <w:sz w:val="20"/>
        </w:rPr>
      </w:pPr>
      <w:r>
        <w:rPr>
          <w:i/>
          <w:sz w:val="20"/>
        </w:rPr>
        <w:t>Risk Identification</w:t>
      </w:r>
    </w:p>
    <w:p w:rsidR="0065019E" w:rsidRDefault="0065019E" w:rsidP="0065019E">
      <w:pPr>
        <w:numPr>
          <w:ilvl w:val="0"/>
          <w:numId w:val="10"/>
        </w:numPr>
        <w:jc w:val="both"/>
        <w:rPr>
          <w:i/>
          <w:sz w:val="20"/>
        </w:rPr>
      </w:pPr>
      <w:r>
        <w:rPr>
          <w:i/>
          <w:sz w:val="20"/>
        </w:rPr>
        <w:t>Risk Drivers</w:t>
      </w:r>
    </w:p>
    <w:p w:rsidR="0065019E" w:rsidRDefault="0065019E" w:rsidP="0065019E">
      <w:pPr>
        <w:numPr>
          <w:ilvl w:val="0"/>
          <w:numId w:val="10"/>
        </w:numPr>
        <w:jc w:val="both"/>
        <w:rPr>
          <w:i/>
          <w:sz w:val="20"/>
        </w:rPr>
      </w:pPr>
      <w:r>
        <w:rPr>
          <w:i/>
          <w:sz w:val="20"/>
        </w:rPr>
        <w:t>Percentage Impact of Risk Drivers</w:t>
      </w:r>
    </w:p>
    <w:p w:rsidR="0065019E" w:rsidRDefault="0065019E" w:rsidP="0065019E">
      <w:pPr>
        <w:numPr>
          <w:ilvl w:val="0"/>
          <w:numId w:val="10"/>
        </w:numPr>
        <w:jc w:val="both"/>
        <w:rPr>
          <w:i/>
          <w:sz w:val="20"/>
        </w:rPr>
      </w:pPr>
      <w:r>
        <w:rPr>
          <w:i/>
          <w:sz w:val="20"/>
        </w:rPr>
        <w:t>Risk Mitigation Plan</w:t>
      </w:r>
    </w:p>
    <w:p w:rsidR="0065019E" w:rsidRDefault="0065019E">
      <w:pPr>
        <w:pStyle w:val="h1"/>
        <w:rPr>
          <w:i/>
          <w:sz w:val="20"/>
        </w:rPr>
      </w:pPr>
    </w:p>
    <w:p w:rsidR="0065019E" w:rsidRDefault="0065019E" w:rsidP="0065019E">
      <w:pPr>
        <w:pStyle w:val="Heading1"/>
        <w:numPr>
          <w:ilvl w:val="0"/>
          <w:numId w:val="11"/>
        </w:numPr>
      </w:pPr>
      <w:bookmarkStart w:id="176" w:name="_Toc51415525"/>
      <w:ins w:id="177" w:author="Farrukh Saleem" w:date="2002-04-01T11:15:00Z">
        <w:r>
          <w:t>C</w:t>
        </w:r>
      </w:ins>
      <w:ins w:id="178" w:author="Farrukh Saleem" w:date="2002-04-01T11:14:00Z">
        <w:r>
          <w:t>ost Estimat</w:t>
        </w:r>
      </w:ins>
      <w:r>
        <w:t>ion</w:t>
      </w:r>
      <w:ins w:id="179" w:author="Farrukh Saleem" w:date="2002-04-01T11:14:00Z">
        <w:r>
          <w:t xml:space="preserve"> Sheet</w:t>
        </w:r>
      </w:ins>
      <w:bookmarkEnd w:id="174"/>
      <w:bookmarkEnd w:id="176"/>
      <w:r>
        <w:t xml:space="preserve"> </w:t>
      </w:r>
    </w:p>
    <w:p w:rsidR="0065019E" w:rsidRDefault="0065019E">
      <w:pPr>
        <w:ind w:firstLine="360"/>
        <w:rPr>
          <w:ins w:id="180" w:author="Farrukh Saleem" w:date="2002-04-01T11:14:00Z"/>
        </w:rPr>
      </w:pPr>
      <w:r>
        <w:rPr>
          <w:b/>
          <w:bCs/>
          <w:color w:val="FF0000"/>
          <w:sz w:val="16"/>
        </w:rPr>
        <w:t>(Consult</w:t>
      </w:r>
      <w:r>
        <w:t xml:space="preserve"> </w:t>
      </w:r>
      <w:r>
        <w:rPr>
          <w:b/>
          <w:bCs/>
          <w:color w:val="FF0000"/>
          <w:sz w:val="16"/>
        </w:rPr>
        <w:t>your Project Manager for this section)</w:t>
      </w:r>
    </w:p>
    <w:p w:rsidR="0065019E" w:rsidRDefault="0065019E">
      <w:pPr>
        <w:numPr>
          <w:ins w:id="181" w:author="Farrukh Saleem" w:date="2002-04-01T11:14:00Z"/>
        </w:numPr>
        <w:rPr>
          <w:ins w:id="182" w:author="Farrukh Saleem" w:date="2002-04-01T11:14:00Z"/>
        </w:rPr>
      </w:pPr>
    </w:p>
    <w:tbl>
      <w:tblPr>
        <w:tblW w:w="0" w:type="auto"/>
        <w:jc w:val="center"/>
        <w:tblBorders>
          <w:top w:val="single" w:sz="4" w:space="0" w:color="auto"/>
          <w:left w:val="single" w:sz="4" w:space="0" w:color="auto"/>
          <w:bottom w:val="single" w:sz="4" w:space="0" w:color="auto"/>
          <w:right w:val="single" w:sz="4" w:space="0" w:color="auto"/>
          <w:insideH w:val="dotted" w:sz="2" w:space="0" w:color="auto"/>
          <w:insideV w:val="dotted" w:sz="2" w:space="0" w:color="auto"/>
        </w:tblBorders>
        <w:tblLayout w:type="fixed"/>
        <w:tblLook w:val="0000" w:firstRow="0" w:lastRow="0" w:firstColumn="0" w:lastColumn="0" w:noHBand="0" w:noVBand="0"/>
      </w:tblPr>
      <w:tblGrid>
        <w:gridCol w:w="828"/>
        <w:gridCol w:w="2715"/>
        <w:gridCol w:w="5313"/>
      </w:tblGrid>
      <w:tr w:rsidR="0065019E">
        <w:tblPrEx>
          <w:tblCellMar>
            <w:top w:w="0" w:type="dxa"/>
            <w:bottom w:w="0" w:type="dxa"/>
          </w:tblCellMar>
        </w:tblPrEx>
        <w:trPr>
          <w:jc w:val="center"/>
          <w:ins w:id="183" w:author="Farrukh Saleem" w:date="2002-04-01T11:14:00Z"/>
        </w:trPr>
        <w:tc>
          <w:tcPr>
            <w:tcW w:w="828" w:type="dxa"/>
          </w:tcPr>
          <w:p w:rsidR="0065019E" w:rsidRDefault="0065019E" w:rsidP="0065019E">
            <w:pPr>
              <w:numPr>
                <w:ilvl w:val="0"/>
                <w:numId w:val="7"/>
                <w:ins w:id="184" w:author="Farrukh Saleem" w:date="2002-04-01T11:14:00Z"/>
              </w:numPr>
              <w:rPr>
                <w:ins w:id="185" w:author="Farrukh Saleem" w:date="2002-04-01T11:14:00Z"/>
                <w:rFonts w:ascii="Verdana" w:hAnsi="Verdana" w:cs="Arial"/>
                <w:b/>
                <w:sz w:val="16"/>
              </w:rPr>
            </w:pPr>
          </w:p>
        </w:tc>
        <w:tc>
          <w:tcPr>
            <w:tcW w:w="2715" w:type="dxa"/>
          </w:tcPr>
          <w:p w:rsidR="0065019E" w:rsidRDefault="0065019E">
            <w:pPr>
              <w:numPr>
                <w:ins w:id="186" w:author="Farrukh Saleem" w:date="2002-04-01T11:14:00Z"/>
              </w:numPr>
              <w:rPr>
                <w:ins w:id="187" w:author="Farrukh Saleem" w:date="2002-04-01T11:14:00Z"/>
                <w:rFonts w:ascii="Verdana" w:hAnsi="Verdana" w:cs="Arial"/>
                <w:b/>
                <w:sz w:val="16"/>
              </w:rPr>
            </w:pPr>
            <w:ins w:id="188" w:author="Farrukh Saleem" w:date="2002-04-01T11:14:00Z">
              <w:r>
                <w:rPr>
                  <w:rFonts w:ascii="Verdana" w:hAnsi="Verdana" w:cs="Arial"/>
                  <w:b/>
                  <w:sz w:val="16"/>
                </w:rPr>
                <w:t>Software development cost</w:t>
              </w:r>
            </w:ins>
          </w:p>
        </w:tc>
        <w:tc>
          <w:tcPr>
            <w:tcW w:w="5313" w:type="dxa"/>
          </w:tcPr>
          <w:p w:rsidR="0065019E" w:rsidRDefault="0065019E">
            <w:pPr>
              <w:numPr>
                <w:ins w:id="189" w:author="Farrukh Saleem" w:date="2002-04-01T11:14:00Z"/>
              </w:numPr>
              <w:rPr>
                <w:ins w:id="190" w:author="Farrukh Saleem" w:date="2002-04-01T11:14:00Z"/>
                <w:rFonts w:ascii="Verdana" w:hAnsi="Verdana"/>
              </w:rPr>
            </w:pPr>
            <w:r>
              <w:rPr>
                <w:rFonts w:ascii="Verdana" w:hAnsi="Verdana"/>
              </w:rPr>
              <w:t>60$</w:t>
            </w:r>
          </w:p>
        </w:tc>
      </w:tr>
      <w:tr w:rsidR="0065019E">
        <w:tblPrEx>
          <w:tblCellMar>
            <w:top w:w="0" w:type="dxa"/>
            <w:bottom w:w="0" w:type="dxa"/>
          </w:tblCellMar>
        </w:tblPrEx>
        <w:trPr>
          <w:jc w:val="center"/>
          <w:ins w:id="191" w:author="Farrukh Saleem" w:date="2002-04-01T11:14:00Z"/>
        </w:trPr>
        <w:tc>
          <w:tcPr>
            <w:tcW w:w="828" w:type="dxa"/>
          </w:tcPr>
          <w:p w:rsidR="0065019E" w:rsidRDefault="0065019E" w:rsidP="0065019E">
            <w:pPr>
              <w:numPr>
                <w:ilvl w:val="0"/>
                <w:numId w:val="7"/>
                <w:ins w:id="192" w:author="Farrukh Saleem" w:date="2002-04-01T11:14:00Z"/>
              </w:numPr>
              <w:rPr>
                <w:ins w:id="193" w:author="Farrukh Saleem" w:date="2002-04-01T11:14:00Z"/>
                <w:rFonts w:ascii="Verdana" w:hAnsi="Verdana" w:cs="Arial"/>
                <w:b/>
                <w:sz w:val="16"/>
              </w:rPr>
            </w:pPr>
          </w:p>
        </w:tc>
        <w:tc>
          <w:tcPr>
            <w:tcW w:w="2715" w:type="dxa"/>
          </w:tcPr>
          <w:p w:rsidR="0065019E" w:rsidRDefault="0065019E">
            <w:pPr>
              <w:numPr>
                <w:ins w:id="194" w:author="Farrukh Saleem" w:date="2002-04-01T11:14:00Z"/>
              </w:numPr>
              <w:rPr>
                <w:ins w:id="195" w:author="Farrukh Saleem" w:date="2002-04-01T11:14:00Z"/>
                <w:rFonts w:ascii="Verdana" w:hAnsi="Verdana" w:cs="Arial"/>
                <w:b/>
                <w:sz w:val="16"/>
              </w:rPr>
            </w:pPr>
            <w:ins w:id="196" w:author="Farrukh Saleem" w:date="2002-04-01T11:14:00Z">
              <w:r>
                <w:rPr>
                  <w:rFonts w:ascii="Verdana" w:hAnsi="Verdana" w:cs="Arial"/>
                  <w:b/>
                  <w:sz w:val="16"/>
                </w:rPr>
                <w:t>Packaged software</w:t>
              </w:r>
            </w:ins>
          </w:p>
        </w:tc>
        <w:tc>
          <w:tcPr>
            <w:tcW w:w="5313" w:type="dxa"/>
          </w:tcPr>
          <w:p w:rsidR="0065019E" w:rsidRDefault="0065019E">
            <w:pPr>
              <w:numPr>
                <w:ins w:id="197" w:author="Farrukh Saleem" w:date="2002-04-01T11:14:00Z"/>
              </w:numPr>
              <w:rPr>
                <w:ins w:id="198" w:author="Farrukh Saleem" w:date="2002-04-01T11:14:00Z"/>
                <w:rFonts w:ascii="Verdana" w:hAnsi="Verdana"/>
              </w:rPr>
            </w:pPr>
            <w:r>
              <w:rPr>
                <w:rFonts w:ascii="Verdana" w:hAnsi="Verdana"/>
              </w:rPr>
              <w:t>10$</w:t>
            </w:r>
          </w:p>
        </w:tc>
      </w:tr>
      <w:tr w:rsidR="0065019E">
        <w:tblPrEx>
          <w:tblCellMar>
            <w:top w:w="0" w:type="dxa"/>
            <w:bottom w:w="0" w:type="dxa"/>
          </w:tblCellMar>
        </w:tblPrEx>
        <w:trPr>
          <w:jc w:val="center"/>
          <w:ins w:id="199" w:author="Farrukh Saleem" w:date="2002-04-01T11:14:00Z"/>
        </w:trPr>
        <w:tc>
          <w:tcPr>
            <w:tcW w:w="828" w:type="dxa"/>
          </w:tcPr>
          <w:p w:rsidR="0065019E" w:rsidRDefault="0065019E" w:rsidP="0065019E">
            <w:pPr>
              <w:numPr>
                <w:ilvl w:val="0"/>
                <w:numId w:val="7"/>
                <w:ins w:id="200" w:author="Farrukh Saleem" w:date="2002-04-01T11:14:00Z"/>
              </w:numPr>
              <w:rPr>
                <w:ins w:id="201" w:author="Farrukh Saleem" w:date="2002-04-01T11:14:00Z"/>
                <w:rFonts w:ascii="Verdana" w:hAnsi="Verdana" w:cs="Arial"/>
                <w:b/>
                <w:sz w:val="16"/>
              </w:rPr>
            </w:pPr>
          </w:p>
        </w:tc>
        <w:tc>
          <w:tcPr>
            <w:tcW w:w="2715" w:type="dxa"/>
          </w:tcPr>
          <w:p w:rsidR="0065019E" w:rsidRDefault="0065019E">
            <w:pPr>
              <w:numPr>
                <w:ins w:id="202" w:author="Farrukh Saleem" w:date="2002-04-01T11:14:00Z"/>
              </w:numPr>
              <w:rPr>
                <w:ins w:id="203" w:author="Farrukh Saleem" w:date="2002-04-01T11:14:00Z"/>
                <w:rFonts w:ascii="Verdana" w:hAnsi="Verdana" w:cs="Arial"/>
                <w:b/>
                <w:sz w:val="16"/>
              </w:rPr>
            </w:pPr>
            <w:ins w:id="204" w:author="Farrukh Saleem" w:date="2002-04-01T11:14:00Z">
              <w:r>
                <w:rPr>
                  <w:rFonts w:ascii="Verdana" w:hAnsi="Verdana" w:cs="Arial"/>
                  <w:b/>
                  <w:sz w:val="16"/>
                </w:rPr>
                <w:t>Hardware</w:t>
              </w:r>
            </w:ins>
          </w:p>
        </w:tc>
        <w:tc>
          <w:tcPr>
            <w:tcW w:w="5313" w:type="dxa"/>
          </w:tcPr>
          <w:p w:rsidR="0065019E" w:rsidRDefault="0065019E">
            <w:pPr>
              <w:numPr>
                <w:ins w:id="205" w:author="Farrukh Saleem" w:date="2002-04-01T11:14:00Z"/>
              </w:numPr>
              <w:rPr>
                <w:ins w:id="206" w:author="Farrukh Saleem" w:date="2002-04-01T11:14:00Z"/>
                <w:rFonts w:ascii="Verdana" w:hAnsi="Verdana"/>
              </w:rPr>
            </w:pPr>
            <w:r>
              <w:rPr>
                <w:rFonts w:ascii="Verdana" w:hAnsi="Verdana"/>
              </w:rPr>
              <w:t>20$</w:t>
            </w:r>
          </w:p>
        </w:tc>
      </w:tr>
      <w:tr w:rsidR="0065019E">
        <w:tblPrEx>
          <w:tblCellMar>
            <w:top w:w="0" w:type="dxa"/>
            <w:bottom w:w="0" w:type="dxa"/>
          </w:tblCellMar>
        </w:tblPrEx>
        <w:trPr>
          <w:jc w:val="center"/>
          <w:ins w:id="207" w:author="Farrukh Saleem" w:date="2002-04-01T11:14:00Z"/>
        </w:trPr>
        <w:tc>
          <w:tcPr>
            <w:tcW w:w="828" w:type="dxa"/>
          </w:tcPr>
          <w:p w:rsidR="0065019E" w:rsidRDefault="0065019E" w:rsidP="0065019E">
            <w:pPr>
              <w:numPr>
                <w:ilvl w:val="0"/>
                <w:numId w:val="7"/>
                <w:ins w:id="208" w:author="Farrukh Saleem" w:date="2002-04-01T11:14:00Z"/>
              </w:numPr>
              <w:rPr>
                <w:ins w:id="209" w:author="Farrukh Saleem" w:date="2002-04-01T11:14:00Z"/>
                <w:rFonts w:ascii="Verdana" w:hAnsi="Verdana" w:cs="Arial"/>
                <w:b/>
                <w:sz w:val="16"/>
              </w:rPr>
            </w:pPr>
          </w:p>
        </w:tc>
        <w:tc>
          <w:tcPr>
            <w:tcW w:w="2715" w:type="dxa"/>
          </w:tcPr>
          <w:p w:rsidR="0065019E" w:rsidRDefault="0065019E">
            <w:pPr>
              <w:numPr>
                <w:ins w:id="210" w:author="Farrukh Saleem" w:date="2002-04-01T11:14:00Z"/>
              </w:numPr>
              <w:rPr>
                <w:ins w:id="211" w:author="Farrukh Saleem" w:date="2002-04-01T11:14:00Z"/>
                <w:rFonts w:ascii="Verdana" w:hAnsi="Verdana" w:cs="Arial"/>
                <w:b/>
                <w:sz w:val="16"/>
              </w:rPr>
            </w:pPr>
            <w:ins w:id="212" w:author="Farrukh Saleem" w:date="2002-04-01T11:14:00Z">
              <w:r>
                <w:rPr>
                  <w:rFonts w:ascii="Verdana" w:hAnsi="Verdana" w:cs="Arial"/>
                  <w:b/>
                  <w:sz w:val="16"/>
                </w:rPr>
                <w:t>Network</w:t>
              </w:r>
            </w:ins>
          </w:p>
        </w:tc>
        <w:tc>
          <w:tcPr>
            <w:tcW w:w="5313" w:type="dxa"/>
          </w:tcPr>
          <w:p w:rsidR="0065019E" w:rsidRDefault="0065019E">
            <w:pPr>
              <w:numPr>
                <w:ins w:id="213" w:author="Farrukh Saleem" w:date="2002-04-01T11:14:00Z"/>
              </w:numPr>
              <w:rPr>
                <w:ins w:id="214" w:author="Farrukh Saleem" w:date="2002-04-01T11:14:00Z"/>
                <w:rFonts w:ascii="Verdana" w:hAnsi="Verdana"/>
              </w:rPr>
            </w:pPr>
            <w:r>
              <w:rPr>
                <w:rFonts w:ascii="Verdana" w:hAnsi="Verdana"/>
              </w:rPr>
              <w:t>30$</w:t>
            </w:r>
          </w:p>
        </w:tc>
      </w:tr>
      <w:tr w:rsidR="0065019E">
        <w:tblPrEx>
          <w:tblCellMar>
            <w:top w:w="0" w:type="dxa"/>
            <w:bottom w:w="0" w:type="dxa"/>
          </w:tblCellMar>
        </w:tblPrEx>
        <w:trPr>
          <w:jc w:val="center"/>
          <w:ins w:id="215" w:author="Farrukh Saleem" w:date="2002-04-01T11:14:00Z"/>
        </w:trPr>
        <w:tc>
          <w:tcPr>
            <w:tcW w:w="828" w:type="dxa"/>
          </w:tcPr>
          <w:p w:rsidR="0065019E" w:rsidRDefault="0065019E" w:rsidP="0065019E">
            <w:pPr>
              <w:numPr>
                <w:ilvl w:val="0"/>
                <w:numId w:val="7"/>
                <w:ins w:id="216" w:author="Farrukh Saleem" w:date="2002-04-01T11:14:00Z"/>
              </w:numPr>
              <w:rPr>
                <w:ins w:id="217" w:author="Farrukh Saleem" w:date="2002-04-01T11:14:00Z"/>
                <w:rFonts w:ascii="Verdana" w:hAnsi="Verdana" w:cs="Arial"/>
                <w:b/>
                <w:sz w:val="16"/>
              </w:rPr>
            </w:pPr>
          </w:p>
        </w:tc>
        <w:tc>
          <w:tcPr>
            <w:tcW w:w="2715" w:type="dxa"/>
          </w:tcPr>
          <w:p w:rsidR="0065019E" w:rsidRDefault="0065019E">
            <w:pPr>
              <w:numPr>
                <w:ins w:id="218" w:author="Farrukh Saleem" w:date="2002-04-01T11:14:00Z"/>
              </w:numPr>
              <w:rPr>
                <w:ins w:id="219" w:author="Farrukh Saleem" w:date="2002-04-01T11:14:00Z"/>
                <w:rFonts w:ascii="Verdana" w:hAnsi="Verdana" w:cs="Arial"/>
                <w:b/>
                <w:sz w:val="16"/>
              </w:rPr>
            </w:pPr>
            <w:ins w:id="220" w:author="Farrukh Saleem" w:date="2002-04-01T11:14:00Z">
              <w:r>
                <w:rPr>
                  <w:rFonts w:ascii="Verdana" w:hAnsi="Verdana" w:cs="Arial"/>
                  <w:b/>
                  <w:sz w:val="16"/>
                </w:rPr>
                <w:t>Client</w:t>
              </w:r>
            </w:ins>
          </w:p>
        </w:tc>
        <w:tc>
          <w:tcPr>
            <w:tcW w:w="5313" w:type="dxa"/>
          </w:tcPr>
          <w:p w:rsidR="0065019E" w:rsidRDefault="0065019E">
            <w:pPr>
              <w:numPr>
                <w:ins w:id="221" w:author="Farrukh Saleem" w:date="2002-04-01T11:14:00Z"/>
              </w:numPr>
              <w:rPr>
                <w:ins w:id="222" w:author="Farrukh Saleem" w:date="2002-04-01T11:14:00Z"/>
                <w:rFonts w:ascii="Verdana" w:hAnsi="Verdana"/>
              </w:rPr>
            </w:pPr>
            <w:r>
              <w:rPr>
                <w:rFonts w:ascii="Verdana" w:hAnsi="Verdana"/>
              </w:rPr>
              <w:t>5$</w:t>
            </w:r>
          </w:p>
        </w:tc>
      </w:tr>
      <w:tr w:rsidR="0065019E">
        <w:tblPrEx>
          <w:tblCellMar>
            <w:top w:w="0" w:type="dxa"/>
            <w:bottom w:w="0" w:type="dxa"/>
          </w:tblCellMar>
        </w:tblPrEx>
        <w:trPr>
          <w:jc w:val="center"/>
          <w:ins w:id="223" w:author="Farrukh Saleem" w:date="2002-04-01T11:14:00Z"/>
        </w:trPr>
        <w:tc>
          <w:tcPr>
            <w:tcW w:w="828" w:type="dxa"/>
          </w:tcPr>
          <w:p w:rsidR="0065019E" w:rsidRDefault="0065019E" w:rsidP="0065019E">
            <w:pPr>
              <w:numPr>
                <w:ilvl w:val="0"/>
                <w:numId w:val="7"/>
                <w:ins w:id="224" w:author="Farrukh Saleem" w:date="2002-04-01T11:14:00Z"/>
              </w:numPr>
              <w:rPr>
                <w:ins w:id="225" w:author="Farrukh Saleem" w:date="2002-04-01T11:14:00Z"/>
                <w:rFonts w:ascii="Verdana" w:hAnsi="Verdana" w:cs="Arial"/>
                <w:b/>
                <w:sz w:val="16"/>
              </w:rPr>
            </w:pPr>
          </w:p>
        </w:tc>
        <w:tc>
          <w:tcPr>
            <w:tcW w:w="2715" w:type="dxa"/>
          </w:tcPr>
          <w:p w:rsidR="0065019E" w:rsidRDefault="0065019E">
            <w:pPr>
              <w:numPr>
                <w:ins w:id="226" w:author="Farrukh Saleem" w:date="2002-04-01T11:14:00Z"/>
              </w:numPr>
              <w:rPr>
                <w:ins w:id="227" w:author="Farrukh Saleem" w:date="2002-04-01T11:14:00Z"/>
                <w:rFonts w:ascii="Verdana" w:hAnsi="Verdana" w:cs="Arial"/>
                <w:b/>
                <w:sz w:val="16"/>
              </w:rPr>
            </w:pPr>
            <w:ins w:id="228" w:author="Farrukh Saleem" w:date="2002-04-01T11:14:00Z">
              <w:r>
                <w:rPr>
                  <w:rFonts w:ascii="Verdana" w:hAnsi="Verdana" w:cs="Arial"/>
                  <w:b/>
                  <w:sz w:val="16"/>
                </w:rPr>
                <w:t xml:space="preserve">Misc. </w:t>
              </w:r>
            </w:ins>
          </w:p>
        </w:tc>
        <w:tc>
          <w:tcPr>
            <w:tcW w:w="5313" w:type="dxa"/>
          </w:tcPr>
          <w:p w:rsidR="0065019E" w:rsidRDefault="0065019E">
            <w:pPr>
              <w:numPr>
                <w:ins w:id="229" w:author="Farrukh Saleem" w:date="2002-04-01T11:14:00Z"/>
              </w:numPr>
              <w:rPr>
                <w:ins w:id="230" w:author="Farrukh Saleem" w:date="2002-04-01T11:14:00Z"/>
                <w:rFonts w:ascii="Verdana" w:hAnsi="Verdana"/>
              </w:rPr>
            </w:pPr>
            <w:r>
              <w:rPr>
                <w:rFonts w:ascii="Verdana" w:hAnsi="Verdana"/>
              </w:rPr>
              <w:t>10$</w:t>
            </w:r>
            <w:ins w:id="231" w:author="Maryum Xedi" w:date="2002-04-04T00:12:00Z">
              <w:r>
                <w:rPr>
                  <w:rFonts w:ascii="Verdana" w:hAnsi="Verdana"/>
                </w:rPr>
                <w:t xml:space="preserve"> </w:t>
              </w:r>
            </w:ins>
          </w:p>
        </w:tc>
      </w:tr>
      <w:tr w:rsidR="0065019E">
        <w:tblPrEx>
          <w:tblCellMar>
            <w:top w:w="0" w:type="dxa"/>
            <w:bottom w:w="0" w:type="dxa"/>
          </w:tblCellMar>
        </w:tblPrEx>
        <w:trPr>
          <w:jc w:val="center"/>
          <w:ins w:id="232" w:author="Farrukh Saleem" w:date="2002-04-01T11:14:00Z"/>
        </w:trPr>
        <w:tc>
          <w:tcPr>
            <w:tcW w:w="828" w:type="dxa"/>
          </w:tcPr>
          <w:p w:rsidR="0065019E" w:rsidRDefault="0065019E">
            <w:pPr>
              <w:numPr>
                <w:ins w:id="233" w:author="Farrukh Saleem" w:date="2002-04-01T11:14:00Z"/>
              </w:numPr>
              <w:rPr>
                <w:ins w:id="234" w:author="Farrukh Saleem" w:date="2002-04-01T11:14:00Z"/>
                <w:rFonts w:ascii="Verdana" w:hAnsi="Verdana"/>
                <w:b/>
                <w:i/>
                <w:sz w:val="16"/>
              </w:rPr>
            </w:pPr>
          </w:p>
        </w:tc>
        <w:tc>
          <w:tcPr>
            <w:tcW w:w="2715" w:type="dxa"/>
          </w:tcPr>
          <w:p w:rsidR="0065019E" w:rsidRDefault="0065019E">
            <w:pPr>
              <w:numPr>
                <w:ins w:id="235" w:author="Farrukh Saleem" w:date="2002-04-01T11:14:00Z"/>
              </w:numPr>
              <w:rPr>
                <w:ins w:id="236" w:author="Farrukh Saleem" w:date="2002-04-01T11:14:00Z"/>
                <w:rFonts w:ascii="Verdana" w:hAnsi="Verdana"/>
                <w:b/>
                <w:i/>
                <w:sz w:val="16"/>
              </w:rPr>
            </w:pPr>
          </w:p>
        </w:tc>
        <w:tc>
          <w:tcPr>
            <w:tcW w:w="5313" w:type="dxa"/>
          </w:tcPr>
          <w:p w:rsidR="0065019E" w:rsidRDefault="0065019E">
            <w:pPr>
              <w:numPr>
                <w:ins w:id="237" w:author="Farrukh Saleem" w:date="2002-04-01T11:14:00Z"/>
              </w:numPr>
              <w:rPr>
                <w:ins w:id="238" w:author="Farrukh Saleem" w:date="2002-04-01T11:14:00Z"/>
                <w:rFonts w:ascii="Verdana" w:hAnsi="Verdana"/>
                <w:i/>
                <w:sz w:val="20"/>
              </w:rPr>
            </w:pPr>
          </w:p>
        </w:tc>
      </w:tr>
      <w:tr w:rsidR="0065019E">
        <w:tblPrEx>
          <w:tblCellMar>
            <w:top w:w="0" w:type="dxa"/>
            <w:bottom w:w="0" w:type="dxa"/>
          </w:tblCellMar>
        </w:tblPrEx>
        <w:trPr>
          <w:jc w:val="center"/>
          <w:ins w:id="239" w:author="Farrukh Saleem" w:date="2002-04-01T11:14:00Z"/>
        </w:trPr>
        <w:tc>
          <w:tcPr>
            <w:tcW w:w="828" w:type="dxa"/>
          </w:tcPr>
          <w:p w:rsidR="0065019E" w:rsidRDefault="0065019E">
            <w:pPr>
              <w:numPr>
                <w:ins w:id="240" w:author="Farrukh Saleem" w:date="2002-04-01T11:14:00Z"/>
              </w:numPr>
              <w:rPr>
                <w:ins w:id="241" w:author="Farrukh Saleem" w:date="2002-04-01T11:14:00Z"/>
                <w:rFonts w:ascii="Verdana" w:hAnsi="Verdana"/>
                <w:b/>
                <w:i/>
                <w:sz w:val="16"/>
              </w:rPr>
            </w:pPr>
          </w:p>
        </w:tc>
        <w:tc>
          <w:tcPr>
            <w:tcW w:w="2715" w:type="dxa"/>
          </w:tcPr>
          <w:p w:rsidR="0065019E" w:rsidRDefault="0065019E">
            <w:pPr>
              <w:numPr>
                <w:ins w:id="242" w:author="Farrukh Saleem" w:date="2002-04-01T11:14:00Z"/>
              </w:numPr>
              <w:rPr>
                <w:ins w:id="243" w:author="Farrukh Saleem" w:date="2002-04-01T11:14:00Z"/>
                <w:rFonts w:ascii="Verdana" w:hAnsi="Verdana"/>
                <w:b/>
                <w:bCs/>
                <w:iCs/>
                <w:sz w:val="16"/>
              </w:rPr>
            </w:pPr>
          </w:p>
        </w:tc>
        <w:tc>
          <w:tcPr>
            <w:tcW w:w="5313" w:type="dxa"/>
          </w:tcPr>
          <w:p w:rsidR="0065019E" w:rsidRDefault="0065019E">
            <w:pPr>
              <w:numPr>
                <w:ins w:id="244" w:author="Farrukh Saleem" w:date="2002-04-01T11:14:00Z"/>
              </w:numPr>
              <w:rPr>
                <w:ins w:id="245" w:author="Farrukh Saleem" w:date="2002-04-01T11:14:00Z"/>
                <w:rFonts w:ascii="Verdana" w:hAnsi="Verdana"/>
                <w:b/>
                <w:bCs/>
                <w:iCs/>
                <w:sz w:val="20"/>
              </w:rPr>
            </w:pPr>
            <w:ins w:id="246" w:author="Farrukh Saleem" w:date="2002-04-01T11:14:00Z">
              <w:r>
                <w:rPr>
                  <w:rFonts w:ascii="Verdana" w:hAnsi="Verdana"/>
                  <w:b/>
                  <w:bCs/>
                  <w:iCs/>
                  <w:sz w:val="20"/>
                </w:rPr>
                <w:t>Total cost =</w:t>
              </w:r>
            </w:ins>
            <w:r>
              <w:rPr>
                <w:rFonts w:ascii="Verdana" w:hAnsi="Verdana"/>
                <w:b/>
                <w:bCs/>
                <w:iCs/>
                <w:sz w:val="20"/>
              </w:rPr>
              <w:t>125$</w:t>
            </w:r>
          </w:p>
        </w:tc>
      </w:tr>
    </w:tbl>
    <w:p w:rsidR="0065019E" w:rsidRDefault="0065019E">
      <w:pPr>
        <w:numPr>
          <w:ins w:id="247" w:author="Farrukh Saleem" w:date="2002-04-01T11:13:00Z"/>
        </w:numPr>
        <w:rPr>
          <w:i/>
          <w:sz w:val="20"/>
        </w:rPr>
      </w:pPr>
    </w:p>
    <w:p w:rsidR="0065019E" w:rsidRDefault="0065019E" w:rsidP="0065019E">
      <w:pPr>
        <w:pStyle w:val="Heading1"/>
        <w:numPr>
          <w:ilvl w:val="0"/>
          <w:numId w:val="11"/>
        </w:numPr>
      </w:pPr>
      <w:bookmarkStart w:id="248" w:name="_Toc51415526"/>
      <w:r>
        <w:t>References</w:t>
      </w:r>
      <w:bookmarkEnd w:id="248"/>
    </w:p>
    <w:p w:rsidR="0065019E" w:rsidRDefault="0065019E">
      <w:pPr>
        <w:jc w:val="both"/>
        <w:rPr>
          <w:i/>
          <w:sz w:val="20"/>
        </w:rPr>
      </w:pPr>
      <w:r>
        <w:rPr>
          <w:i/>
          <w:sz w:val="20"/>
        </w:rPr>
        <w:t>This section should provide a complete list of all documents referenced at specific point in time. Each document should be identified by title, report number (if applicable), date, and publishing organization.  Specify the sources from which the references can be obtained (This section is like the bibliography in a published book).</w:t>
      </w:r>
    </w:p>
    <w:p w:rsidR="0065019E" w:rsidRDefault="0065019E">
      <w:pPr>
        <w:jc w:val="both"/>
        <w:rPr>
          <w:i/>
          <w:sz w:val="20"/>
        </w:rPr>
      </w:pPr>
    </w:p>
    <w:p w:rsidR="0065019E" w:rsidRDefault="0065019E">
      <w:pPr>
        <w:jc w:val="both"/>
        <w:rPr>
          <w:i/>
          <w:sz w:val="20"/>
        </w:rPr>
      </w:pPr>
    </w:p>
    <w:tbl>
      <w:tblPr>
        <w:tblW w:w="8528" w:type="dxa"/>
        <w:jc w:val="center"/>
        <w:tblLayout w:type="fixed"/>
        <w:tblLook w:val="0000" w:firstRow="0" w:lastRow="0" w:firstColumn="0" w:lastColumn="0" w:noHBand="0" w:noVBand="0"/>
      </w:tblPr>
      <w:tblGrid>
        <w:gridCol w:w="1035"/>
        <w:gridCol w:w="2149"/>
        <w:gridCol w:w="3004"/>
        <w:gridCol w:w="2340"/>
      </w:tblGrid>
      <w:tr w:rsidR="0065019E" w:rsidTr="00184155">
        <w:trPr>
          <w:trHeight w:val="232"/>
          <w:jc w:val="center"/>
        </w:trPr>
        <w:tc>
          <w:tcPr>
            <w:tcW w:w="1035" w:type="dxa"/>
            <w:tcBorders>
              <w:top w:val="single" w:sz="8" w:space="0" w:color="C0C0C0"/>
              <w:left w:val="single" w:sz="8" w:space="0" w:color="C0C0C0"/>
              <w:bottom w:val="single" w:sz="8" w:space="0" w:color="C0C0C0"/>
              <w:right w:val="single" w:sz="8" w:space="0" w:color="C0C0C0"/>
            </w:tcBorders>
            <w:shd w:val="clear" w:color="auto" w:fill="8C8C8C"/>
            <w:tcMar>
              <w:top w:w="0" w:type="dxa"/>
              <w:bottom w:w="0" w:type="dxa"/>
            </w:tcMar>
            <w:vAlign w:val="center"/>
          </w:tcPr>
          <w:p w:rsidR="0065019E" w:rsidRDefault="0065019E" w:rsidP="00184155">
            <w:pPr>
              <w:pBdr>
                <w:top w:val="nil"/>
                <w:left w:val="nil"/>
                <w:bottom w:val="nil"/>
                <w:right w:val="nil"/>
                <w:between w:val="nil"/>
              </w:pBdr>
              <w:jc w:val="center"/>
              <w:rPr>
                <w:rFonts w:ascii="Verdana" w:eastAsia="Verdana" w:hAnsi="Verdana" w:cs="Verdana"/>
                <w:b/>
                <w:color w:val="FFFFFF"/>
                <w:sz w:val="16"/>
                <w:szCs w:val="16"/>
              </w:rPr>
            </w:pPr>
            <w:r>
              <w:rPr>
                <w:rFonts w:ascii="Verdana" w:eastAsia="Verdana" w:hAnsi="Verdana" w:cs="Verdana"/>
                <w:b/>
                <w:color w:val="FFFFFF"/>
                <w:sz w:val="16"/>
                <w:szCs w:val="16"/>
              </w:rPr>
              <w:t>Ref. No.</w:t>
            </w:r>
          </w:p>
        </w:tc>
        <w:tc>
          <w:tcPr>
            <w:tcW w:w="2149" w:type="dxa"/>
            <w:tcBorders>
              <w:top w:val="single" w:sz="8" w:space="0" w:color="C0C0C0"/>
              <w:left w:val="single" w:sz="8" w:space="0" w:color="C0C0C0"/>
              <w:bottom w:val="single" w:sz="8" w:space="0" w:color="C0C0C0"/>
              <w:right w:val="single" w:sz="8" w:space="0" w:color="C0C0C0"/>
            </w:tcBorders>
            <w:shd w:val="clear" w:color="auto" w:fill="8C8C8C"/>
            <w:tcMar>
              <w:top w:w="0" w:type="dxa"/>
              <w:bottom w:w="0" w:type="dxa"/>
            </w:tcMar>
            <w:vAlign w:val="center"/>
          </w:tcPr>
          <w:p w:rsidR="0065019E" w:rsidRDefault="0065019E" w:rsidP="00184155">
            <w:pPr>
              <w:pBdr>
                <w:top w:val="nil"/>
                <w:left w:val="nil"/>
                <w:bottom w:val="nil"/>
                <w:right w:val="nil"/>
                <w:between w:val="nil"/>
              </w:pBdr>
              <w:jc w:val="center"/>
              <w:rPr>
                <w:rFonts w:ascii="Verdana" w:eastAsia="Verdana" w:hAnsi="Verdana" w:cs="Verdana"/>
                <w:b/>
                <w:color w:val="FFFFFF"/>
                <w:sz w:val="16"/>
                <w:szCs w:val="16"/>
              </w:rPr>
            </w:pPr>
            <w:r>
              <w:rPr>
                <w:rFonts w:ascii="Verdana" w:eastAsia="Verdana" w:hAnsi="Verdana" w:cs="Verdana"/>
                <w:b/>
                <w:color w:val="FFFFFF"/>
                <w:sz w:val="16"/>
                <w:szCs w:val="16"/>
              </w:rPr>
              <w:t>Document Title</w:t>
            </w:r>
          </w:p>
        </w:tc>
        <w:tc>
          <w:tcPr>
            <w:tcW w:w="3004" w:type="dxa"/>
            <w:tcBorders>
              <w:top w:val="single" w:sz="8" w:space="0" w:color="C0C0C0"/>
              <w:left w:val="single" w:sz="8" w:space="0" w:color="C0C0C0"/>
              <w:bottom w:val="single" w:sz="8" w:space="0" w:color="C0C0C0"/>
              <w:right w:val="single" w:sz="8" w:space="0" w:color="C0C0C0"/>
            </w:tcBorders>
            <w:shd w:val="clear" w:color="auto" w:fill="8C8C8C"/>
            <w:tcMar>
              <w:top w:w="0" w:type="dxa"/>
              <w:bottom w:w="0" w:type="dxa"/>
            </w:tcMar>
            <w:vAlign w:val="center"/>
          </w:tcPr>
          <w:p w:rsidR="0065019E" w:rsidRDefault="0065019E" w:rsidP="00184155">
            <w:pPr>
              <w:pBdr>
                <w:top w:val="nil"/>
                <w:left w:val="nil"/>
                <w:bottom w:val="nil"/>
                <w:right w:val="nil"/>
                <w:between w:val="nil"/>
              </w:pBdr>
              <w:jc w:val="center"/>
              <w:rPr>
                <w:rFonts w:ascii="Verdana" w:eastAsia="Verdana" w:hAnsi="Verdana" w:cs="Verdana"/>
                <w:b/>
                <w:color w:val="FFFFFF"/>
                <w:sz w:val="16"/>
                <w:szCs w:val="16"/>
              </w:rPr>
            </w:pPr>
            <w:r>
              <w:rPr>
                <w:rFonts w:ascii="Verdana" w:eastAsia="Verdana" w:hAnsi="Verdana" w:cs="Verdana"/>
                <w:b/>
                <w:color w:val="FFFFFF"/>
                <w:sz w:val="16"/>
                <w:szCs w:val="16"/>
              </w:rPr>
              <w:t>Date of Release/ Publication</w:t>
            </w:r>
          </w:p>
        </w:tc>
        <w:tc>
          <w:tcPr>
            <w:tcW w:w="2340" w:type="dxa"/>
            <w:tcBorders>
              <w:top w:val="single" w:sz="8" w:space="0" w:color="C0C0C0"/>
              <w:left w:val="single" w:sz="8" w:space="0" w:color="C0C0C0"/>
              <w:bottom w:val="single" w:sz="8" w:space="0" w:color="C0C0C0"/>
              <w:right w:val="single" w:sz="8" w:space="0" w:color="C0C0C0"/>
            </w:tcBorders>
            <w:shd w:val="clear" w:color="auto" w:fill="8C8C8C"/>
            <w:tcMar>
              <w:top w:w="0" w:type="dxa"/>
              <w:bottom w:w="0" w:type="dxa"/>
            </w:tcMar>
            <w:vAlign w:val="center"/>
          </w:tcPr>
          <w:p w:rsidR="0065019E" w:rsidRDefault="0065019E" w:rsidP="00184155">
            <w:pPr>
              <w:pBdr>
                <w:top w:val="nil"/>
                <w:left w:val="nil"/>
                <w:bottom w:val="nil"/>
                <w:right w:val="nil"/>
                <w:between w:val="nil"/>
              </w:pBdr>
              <w:jc w:val="center"/>
              <w:rPr>
                <w:rFonts w:ascii="Verdana" w:eastAsia="Verdana" w:hAnsi="Verdana" w:cs="Verdana"/>
                <w:b/>
                <w:color w:val="FFFFFF"/>
                <w:sz w:val="16"/>
                <w:szCs w:val="16"/>
              </w:rPr>
            </w:pPr>
            <w:r>
              <w:rPr>
                <w:rFonts w:ascii="Verdana" w:eastAsia="Verdana" w:hAnsi="Verdana" w:cs="Verdana"/>
                <w:b/>
                <w:color w:val="FFFFFF"/>
                <w:sz w:val="16"/>
                <w:szCs w:val="16"/>
              </w:rPr>
              <w:t>Document Source</w:t>
            </w:r>
          </w:p>
        </w:tc>
      </w:tr>
      <w:tr w:rsidR="0065019E" w:rsidTr="00184155">
        <w:trPr>
          <w:jc w:val="center"/>
        </w:trPr>
        <w:tc>
          <w:tcPr>
            <w:tcW w:w="1035" w:type="dxa"/>
            <w:tcBorders>
              <w:left w:val="single" w:sz="8" w:space="0" w:color="C0C0C0"/>
              <w:bottom w:val="single" w:sz="8" w:space="0" w:color="C0C0C0"/>
              <w:right w:val="single" w:sz="8" w:space="0" w:color="C0C0C0"/>
            </w:tcBorders>
            <w:shd w:val="clear" w:color="auto" w:fill="F2F2F2"/>
            <w:tcMar>
              <w:top w:w="0" w:type="dxa"/>
              <w:bottom w:w="0" w:type="dxa"/>
            </w:tcMar>
          </w:tcPr>
          <w:p w:rsidR="0065019E" w:rsidRDefault="0065019E" w:rsidP="00184155">
            <w:pPr>
              <w:pBdr>
                <w:top w:val="nil"/>
                <w:left w:val="nil"/>
                <w:bottom w:val="nil"/>
                <w:right w:val="nil"/>
                <w:between w:val="nil"/>
              </w:pBdr>
              <w:jc w:val="center"/>
              <w:rPr>
                <w:rFonts w:ascii="Verdana" w:eastAsia="Verdana" w:hAnsi="Verdana" w:cs="Verdana"/>
                <w:color w:val="000000"/>
                <w:sz w:val="16"/>
                <w:szCs w:val="16"/>
              </w:rPr>
            </w:pPr>
            <w:r>
              <w:rPr>
                <w:rFonts w:ascii="Verdana" w:eastAsia="Verdana" w:hAnsi="Verdana" w:cs="Verdana"/>
                <w:color w:val="000000"/>
                <w:sz w:val="16"/>
                <w:szCs w:val="16"/>
              </w:rPr>
              <w:t>1</w:t>
            </w:r>
          </w:p>
        </w:tc>
        <w:tc>
          <w:tcPr>
            <w:tcW w:w="2149" w:type="dxa"/>
            <w:tcBorders>
              <w:left w:val="single" w:sz="8" w:space="0" w:color="C0C0C0"/>
              <w:bottom w:val="single" w:sz="8" w:space="0" w:color="C0C0C0"/>
              <w:right w:val="single" w:sz="8" w:space="0" w:color="C0C0C0"/>
            </w:tcBorders>
            <w:shd w:val="clear" w:color="auto" w:fill="F2F2F2"/>
            <w:tcMar>
              <w:top w:w="0" w:type="dxa"/>
              <w:bottom w:w="0" w:type="dxa"/>
            </w:tcMar>
          </w:tcPr>
          <w:p w:rsidR="0065019E" w:rsidRDefault="0065019E" w:rsidP="00184155">
            <w:pPr>
              <w:pBdr>
                <w:top w:val="nil"/>
                <w:left w:val="nil"/>
                <w:bottom w:val="nil"/>
                <w:right w:val="nil"/>
                <w:between w:val="nil"/>
              </w:pBdr>
              <w:jc w:val="center"/>
              <w:rPr>
                <w:rFonts w:ascii="Verdana" w:eastAsia="Verdana" w:hAnsi="Verdana" w:cs="Verdana"/>
                <w:color w:val="000000"/>
                <w:sz w:val="16"/>
                <w:szCs w:val="16"/>
              </w:rPr>
            </w:pPr>
            <w:r>
              <w:rPr>
                <w:rFonts w:ascii="Verdana" w:eastAsia="Verdana" w:hAnsi="Verdana" w:cs="Verdana"/>
                <w:sz w:val="16"/>
                <w:szCs w:val="16"/>
              </w:rPr>
              <w:t>Crop Guider.docx</w:t>
            </w:r>
          </w:p>
        </w:tc>
        <w:tc>
          <w:tcPr>
            <w:tcW w:w="3004" w:type="dxa"/>
            <w:tcBorders>
              <w:left w:val="single" w:sz="8" w:space="0" w:color="C0C0C0"/>
              <w:bottom w:val="single" w:sz="8" w:space="0" w:color="C0C0C0"/>
              <w:right w:val="single" w:sz="8" w:space="0" w:color="C0C0C0"/>
            </w:tcBorders>
            <w:shd w:val="clear" w:color="auto" w:fill="F2F2F2"/>
            <w:tcMar>
              <w:top w:w="0" w:type="dxa"/>
              <w:bottom w:w="0" w:type="dxa"/>
            </w:tcMar>
          </w:tcPr>
          <w:p w:rsidR="0065019E" w:rsidRDefault="0065019E" w:rsidP="00184155">
            <w:pPr>
              <w:pBdr>
                <w:top w:val="nil"/>
                <w:left w:val="nil"/>
                <w:bottom w:val="nil"/>
                <w:right w:val="nil"/>
                <w:between w:val="nil"/>
              </w:pBdr>
              <w:jc w:val="center"/>
              <w:rPr>
                <w:rFonts w:ascii="Verdana" w:eastAsia="Verdana" w:hAnsi="Verdana" w:cs="Verdana"/>
                <w:color w:val="000000"/>
                <w:sz w:val="16"/>
                <w:szCs w:val="16"/>
              </w:rPr>
            </w:pPr>
            <w:r>
              <w:rPr>
                <w:rFonts w:ascii="Arial" w:eastAsia="Arial" w:hAnsi="Arial" w:cs="Arial"/>
                <w:color w:val="000000"/>
              </w:rPr>
              <w:t>08/11/2021</w:t>
            </w:r>
          </w:p>
        </w:tc>
        <w:tc>
          <w:tcPr>
            <w:tcW w:w="2340" w:type="dxa"/>
            <w:tcBorders>
              <w:left w:val="single" w:sz="8" w:space="0" w:color="C0C0C0"/>
              <w:bottom w:val="single" w:sz="8" w:space="0" w:color="C0C0C0"/>
              <w:right w:val="single" w:sz="8" w:space="0" w:color="C0C0C0"/>
            </w:tcBorders>
            <w:shd w:val="clear" w:color="auto" w:fill="F2F2F2"/>
            <w:tcMar>
              <w:top w:w="0" w:type="dxa"/>
              <w:bottom w:w="0" w:type="dxa"/>
            </w:tcMar>
          </w:tcPr>
          <w:p w:rsidR="0065019E" w:rsidRDefault="0065019E" w:rsidP="00184155">
            <w:pPr>
              <w:pBdr>
                <w:top w:val="nil"/>
                <w:left w:val="nil"/>
                <w:bottom w:val="nil"/>
                <w:right w:val="nil"/>
                <w:between w:val="nil"/>
              </w:pBdr>
              <w:jc w:val="center"/>
              <w:rPr>
                <w:rFonts w:ascii="Verdana" w:eastAsia="Verdana" w:hAnsi="Verdana" w:cs="Verdana"/>
                <w:color w:val="000000"/>
                <w:sz w:val="16"/>
                <w:szCs w:val="16"/>
              </w:rPr>
            </w:pPr>
            <w:hyperlink r:id="rId25" w:history="1">
              <w:r>
                <w:rPr>
                  <w:rStyle w:val="Hyperlink"/>
                  <w:rFonts w:ascii="Verdana" w:hAnsi="Verdana"/>
                  <w:color w:val="1155CC"/>
                  <w:sz w:val="16"/>
                  <w:szCs w:val="16"/>
                </w:rPr>
                <w:t>Crop Guider.docx</w:t>
              </w:r>
            </w:hyperlink>
          </w:p>
        </w:tc>
      </w:tr>
      <w:tr w:rsidR="0065019E" w:rsidTr="00184155">
        <w:trPr>
          <w:jc w:val="center"/>
        </w:trPr>
        <w:tc>
          <w:tcPr>
            <w:tcW w:w="1035" w:type="dxa"/>
            <w:tcBorders>
              <w:top w:val="single" w:sz="8" w:space="0" w:color="C0C0C0"/>
              <w:left w:val="single" w:sz="8" w:space="0" w:color="C0C0C0"/>
              <w:bottom w:val="single" w:sz="8" w:space="0" w:color="C0C0C0"/>
              <w:right w:val="single" w:sz="8" w:space="0" w:color="C0C0C0"/>
            </w:tcBorders>
            <w:shd w:val="clear" w:color="auto" w:fill="F2F2F2"/>
            <w:tcMar>
              <w:top w:w="0" w:type="dxa"/>
              <w:bottom w:w="0" w:type="dxa"/>
            </w:tcMar>
            <w:vAlign w:val="center"/>
          </w:tcPr>
          <w:p w:rsidR="0065019E" w:rsidRDefault="0065019E" w:rsidP="00184155">
            <w:pPr>
              <w:pBdr>
                <w:top w:val="nil"/>
                <w:left w:val="nil"/>
                <w:bottom w:val="nil"/>
                <w:right w:val="nil"/>
                <w:between w:val="nil"/>
              </w:pBdr>
              <w:jc w:val="center"/>
              <w:rPr>
                <w:rFonts w:ascii="Verdana" w:eastAsia="Verdana" w:hAnsi="Verdana" w:cs="Verdana"/>
                <w:color w:val="000000"/>
                <w:sz w:val="16"/>
                <w:szCs w:val="16"/>
              </w:rPr>
            </w:pPr>
            <w:r>
              <w:rPr>
                <w:rFonts w:ascii="Verdana" w:eastAsia="Verdana" w:hAnsi="Verdana" w:cs="Verdana"/>
                <w:color w:val="000000"/>
                <w:sz w:val="16"/>
                <w:szCs w:val="16"/>
              </w:rPr>
              <w:t>2</w:t>
            </w:r>
          </w:p>
        </w:tc>
        <w:tc>
          <w:tcPr>
            <w:tcW w:w="2149" w:type="dxa"/>
            <w:tcBorders>
              <w:top w:val="single" w:sz="8" w:space="0" w:color="C0C0C0"/>
              <w:left w:val="single" w:sz="8" w:space="0" w:color="C0C0C0"/>
              <w:bottom w:val="single" w:sz="8" w:space="0" w:color="C0C0C0"/>
              <w:right w:val="single" w:sz="8" w:space="0" w:color="C0C0C0"/>
            </w:tcBorders>
            <w:shd w:val="clear" w:color="auto" w:fill="F2F2F2"/>
            <w:tcMar>
              <w:top w:w="0" w:type="dxa"/>
              <w:bottom w:w="0" w:type="dxa"/>
            </w:tcMar>
          </w:tcPr>
          <w:p w:rsidR="0065019E" w:rsidRDefault="0065019E" w:rsidP="00184155">
            <w:pPr>
              <w:pBdr>
                <w:top w:val="nil"/>
                <w:left w:val="nil"/>
                <w:bottom w:val="nil"/>
                <w:right w:val="nil"/>
                <w:between w:val="nil"/>
              </w:pBdr>
              <w:rPr>
                <w:rFonts w:ascii="Verdana" w:eastAsia="Verdana" w:hAnsi="Verdana" w:cs="Verdana"/>
                <w:color w:val="000000"/>
                <w:sz w:val="16"/>
                <w:szCs w:val="16"/>
              </w:rPr>
            </w:pPr>
            <w:r>
              <w:rPr>
                <w:rFonts w:ascii="Verdana" w:eastAsia="Verdana" w:hAnsi="Verdana" w:cs="Verdana"/>
                <w:color w:val="000000"/>
                <w:sz w:val="16"/>
                <w:szCs w:val="16"/>
              </w:rPr>
              <w:t>Software requirement Specification.docx</w:t>
            </w:r>
          </w:p>
        </w:tc>
        <w:tc>
          <w:tcPr>
            <w:tcW w:w="3004" w:type="dxa"/>
            <w:tcBorders>
              <w:top w:val="single" w:sz="8" w:space="0" w:color="C0C0C0"/>
              <w:left w:val="single" w:sz="8" w:space="0" w:color="C0C0C0"/>
              <w:bottom w:val="single" w:sz="8" w:space="0" w:color="C0C0C0"/>
              <w:right w:val="single" w:sz="8" w:space="0" w:color="C0C0C0"/>
            </w:tcBorders>
            <w:shd w:val="clear" w:color="auto" w:fill="F2F2F2"/>
            <w:tcMar>
              <w:top w:w="0" w:type="dxa"/>
              <w:bottom w:w="0" w:type="dxa"/>
            </w:tcMar>
          </w:tcPr>
          <w:p w:rsidR="0065019E" w:rsidRDefault="0065019E" w:rsidP="00184155">
            <w:pPr>
              <w:pBdr>
                <w:top w:val="nil"/>
                <w:left w:val="nil"/>
                <w:bottom w:val="nil"/>
                <w:right w:val="nil"/>
                <w:between w:val="nil"/>
              </w:pBdr>
              <w:jc w:val="center"/>
              <w:rPr>
                <w:rFonts w:ascii="Verdana" w:eastAsia="Verdana" w:hAnsi="Verdana" w:cs="Verdana"/>
                <w:color w:val="000000"/>
                <w:sz w:val="16"/>
                <w:szCs w:val="16"/>
              </w:rPr>
            </w:pPr>
            <w:r>
              <w:rPr>
                <w:rFonts w:ascii="Arial" w:eastAsia="Arial" w:hAnsi="Arial" w:cs="Arial"/>
                <w:color w:val="000000"/>
              </w:rPr>
              <w:t>08/11/2021</w:t>
            </w:r>
          </w:p>
        </w:tc>
        <w:tc>
          <w:tcPr>
            <w:tcW w:w="2340" w:type="dxa"/>
            <w:tcBorders>
              <w:top w:val="single" w:sz="8" w:space="0" w:color="C0C0C0"/>
              <w:left w:val="single" w:sz="8" w:space="0" w:color="C0C0C0"/>
              <w:bottom w:val="single" w:sz="8" w:space="0" w:color="C0C0C0"/>
              <w:right w:val="single" w:sz="8" w:space="0" w:color="C0C0C0"/>
            </w:tcBorders>
            <w:shd w:val="clear" w:color="auto" w:fill="F2F2F2"/>
            <w:tcMar>
              <w:top w:w="0" w:type="dxa"/>
              <w:bottom w:w="0" w:type="dxa"/>
            </w:tcMar>
          </w:tcPr>
          <w:p w:rsidR="0065019E" w:rsidRDefault="0065019E" w:rsidP="00184155">
            <w:pPr>
              <w:pBdr>
                <w:top w:val="nil"/>
                <w:left w:val="nil"/>
                <w:bottom w:val="nil"/>
                <w:right w:val="nil"/>
                <w:between w:val="nil"/>
              </w:pBdr>
              <w:rPr>
                <w:rFonts w:ascii="Verdana" w:eastAsia="Verdana" w:hAnsi="Verdana" w:cs="Verdana"/>
                <w:color w:val="000000"/>
                <w:sz w:val="16"/>
                <w:szCs w:val="16"/>
              </w:rPr>
            </w:pPr>
            <w:hyperlink r:id="rId26" w:history="1">
              <w:r>
                <w:rPr>
                  <w:rStyle w:val="Hyperlink"/>
                  <w:rFonts w:ascii="Verdana" w:hAnsi="Verdana"/>
                  <w:color w:val="1155CC"/>
                  <w:sz w:val="16"/>
                  <w:szCs w:val="16"/>
                </w:rPr>
                <w:t>Software Requirements Specifications.docx</w:t>
              </w:r>
            </w:hyperlink>
          </w:p>
        </w:tc>
      </w:tr>
      <w:tr w:rsidR="0065019E" w:rsidTr="00184155">
        <w:trPr>
          <w:jc w:val="center"/>
        </w:trPr>
        <w:tc>
          <w:tcPr>
            <w:tcW w:w="1035" w:type="dxa"/>
            <w:tcBorders>
              <w:top w:val="single" w:sz="8" w:space="0" w:color="C0C0C0"/>
              <w:left w:val="single" w:sz="8" w:space="0" w:color="C0C0C0"/>
              <w:bottom w:val="single" w:sz="8" w:space="0" w:color="C0C0C0"/>
              <w:right w:val="single" w:sz="8" w:space="0" w:color="C0C0C0"/>
            </w:tcBorders>
            <w:shd w:val="clear" w:color="auto" w:fill="F2F2F2"/>
            <w:tcMar>
              <w:top w:w="0" w:type="dxa"/>
              <w:bottom w:w="0" w:type="dxa"/>
            </w:tcMar>
            <w:vAlign w:val="center"/>
          </w:tcPr>
          <w:p w:rsidR="0065019E" w:rsidRDefault="0065019E" w:rsidP="00184155">
            <w:pPr>
              <w:pBdr>
                <w:top w:val="nil"/>
                <w:left w:val="nil"/>
                <w:bottom w:val="nil"/>
                <w:right w:val="nil"/>
                <w:between w:val="nil"/>
              </w:pBdr>
              <w:jc w:val="center"/>
              <w:rPr>
                <w:rFonts w:ascii="Verdana" w:eastAsia="Verdana" w:hAnsi="Verdana" w:cs="Verdana"/>
                <w:color w:val="000000"/>
                <w:sz w:val="16"/>
                <w:szCs w:val="16"/>
              </w:rPr>
            </w:pPr>
            <w:r>
              <w:rPr>
                <w:rFonts w:ascii="Verdana" w:eastAsia="Verdana" w:hAnsi="Verdana" w:cs="Verdana"/>
                <w:color w:val="000000"/>
                <w:sz w:val="16"/>
                <w:szCs w:val="16"/>
              </w:rPr>
              <w:t>3</w:t>
            </w:r>
          </w:p>
        </w:tc>
        <w:tc>
          <w:tcPr>
            <w:tcW w:w="2149" w:type="dxa"/>
            <w:tcBorders>
              <w:top w:val="single" w:sz="8" w:space="0" w:color="C0C0C0"/>
              <w:left w:val="single" w:sz="8" w:space="0" w:color="C0C0C0"/>
              <w:bottom w:val="single" w:sz="8" w:space="0" w:color="C0C0C0"/>
              <w:right w:val="single" w:sz="8" w:space="0" w:color="C0C0C0"/>
            </w:tcBorders>
            <w:shd w:val="clear" w:color="auto" w:fill="F2F2F2"/>
            <w:tcMar>
              <w:top w:w="0" w:type="dxa"/>
              <w:bottom w:w="0" w:type="dxa"/>
            </w:tcMar>
          </w:tcPr>
          <w:p w:rsidR="0065019E" w:rsidRDefault="0065019E" w:rsidP="00184155">
            <w:pPr>
              <w:pBdr>
                <w:top w:val="nil"/>
                <w:left w:val="nil"/>
                <w:bottom w:val="nil"/>
                <w:right w:val="nil"/>
                <w:between w:val="nil"/>
              </w:pBdr>
              <w:rPr>
                <w:rFonts w:ascii="Verdana" w:eastAsia="Verdana" w:hAnsi="Verdana" w:cs="Verdana"/>
                <w:color w:val="000000"/>
                <w:sz w:val="16"/>
                <w:szCs w:val="16"/>
              </w:rPr>
            </w:pPr>
            <w:r>
              <w:rPr>
                <w:rFonts w:ascii="Verdana" w:eastAsia="Verdana" w:hAnsi="Verdana" w:cs="Verdana"/>
                <w:color w:val="000000"/>
                <w:sz w:val="16"/>
                <w:szCs w:val="16"/>
              </w:rPr>
              <w:t>Functional specification document</w:t>
            </w:r>
          </w:p>
        </w:tc>
        <w:tc>
          <w:tcPr>
            <w:tcW w:w="3004" w:type="dxa"/>
            <w:tcBorders>
              <w:top w:val="single" w:sz="8" w:space="0" w:color="C0C0C0"/>
              <w:left w:val="single" w:sz="8" w:space="0" w:color="C0C0C0"/>
              <w:bottom w:val="single" w:sz="8" w:space="0" w:color="C0C0C0"/>
              <w:right w:val="single" w:sz="8" w:space="0" w:color="C0C0C0"/>
            </w:tcBorders>
            <w:shd w:val="clear" w:color="auto" w:fill="F2F2F2"/>
            <w:tcMar>
              <w:top w:w="0" w:type="dxa"/>
              <w:bottom w:w="0" w:type="dxa"/>
            </w:tcMar>
          </w:tcPr>
          <w:p w:rsidR="0065019E" w:rsidRDefault="0065019E" w:rsidP="00184155">
            <w:pPr>
              <w:pBdr>
                <w:top w:val="nil"/>
                <w:left w:val="nil"/>
                <w:bottom w:val="nil"/>
                <w:right w:val="nil"/>
                <w:between w:val="nil"/>
              </w:pBdr>
              <w:jc w:val="center"/>
              <w:rPr>
                <w:rFonts w:ascii="Arial" w:eastAsia="Arial" w:hAnsi="Arial" w:cs="Arial"/>
                <w:color w:val="000000"/>
              </w:rPr>
            </w:pPr>
            <w:r>
              <w:rPr>
                <w:rFonts w:ascii="Arial" w:eastAsia="Arial" w:hAnsi="Arial" w:cs="Arial"/>
                <w:color w:val="000000"/>
              </w:rPr>
              <w:t>02/01/2022</w:t>
            </w:r>
          </w:p>
        </w:tc>
        <w:tc>
          <w:tcPr>
            <w:tcW w:w="2340" w:type="dxa"/>
            <w:tcBorders>
              <w:top w:val="single" w:sz="8" w:space="0" w:color="C0C0C0"/>
              <w:left w:val="single" w:sz="8" w:space="0" w:color="C0C0C0"/>
              <w:bottom w:val="single" w:sz="8" w:space="0" w:color="C0C0C0"/>
              <w:right w:val="single" w:sz="8" w:space="0" w:color="C0C0C0"/>
            </w:tcBorders>
            <w:shd w:val="clear" w:color="auto" w:fill="F2F2F2"/>
            <w:tcMar>
              <w:top w:w="0" w:type="dxa"/>
              <w:bottom w:w="0" w:type="dxa"/>
            </w:tcMar>
          </w:tcPr>
          <w:p w:rsidR="0065019E" w:rsidRDefault="0065019E" w:rsidP="00184155">
            <w:pPr>
              <w:pBdr>
                <w:top w:val="nil"/>
                <w:left w:val="nil"/>
                <w:bottom w:val="nil"/>
                <w:right w:val="nil"/>
                <w:between w:val="nil"/>
              </w:pBdr>
            </w:pPr>
          </w:p>
        </w:tc>
      </w:tr>
    </w:tbl>
    <w:p w:rsidR="0065019E" w:rsidRDefault="0065019E">
      <w:pPr>
        <w:pStyle w:val="Subtitle"/>
      </w:pPr>
    </w:p>
    <w:p w:rsidR="0065019E" w:rsidRDefault="0065019E" w:rsidP="0065019E">
      <w:pPr>
        <w:pStyle w:val="Heading1"/>
        <w:numPr>
          <w:ilvl w:val="0"/>
          <w:numId w:val="11"/>
        </w:numPr>
      </w:pPr>
      <w:bookmarkStart w:id="249" w:name="_Toc51415527"/>
      <w:r>
        <w:t>Appendices</w:t>
      </w:r>
      <w:bookmarkEnd w:id="249"/>
    </w:p>
    <w:p w:rsidR="0065019E" w:rsidRDefault="0065019E">
      <w:pPr>
        <w:jc w:val="both"/>
        <w:rPr>
          <w:i/>
          <w:sz w:val="20"/>
        </w:rPr>
      </w:pPr>
      <w:r>
        <w:rPr>
          <w:i/>
          <w:sz w:val="20"/>
        </w:rPr>
        <w:t>Include supporting details that would be too distracting to include in the main body of the document.</w:t>
      </w:r>
    </w:p>
    <w:p w:rsidR="0065019E" w:rsidRDefault="0065019E">
      <w:pPr>
        <w:jc w:val="both"/>
        <w:rPr>
          <w:i/>
          <w:sz w:val="20"/>
        </w:rPr>
      </w:pPr>
    </w:p>
    <w:p w:rsidR="0065019E" w:rsidRDefault="0065019E">
      <w:pPr>
        <w:jc w:val="both"/>
        <w:rPr>
          <w:i/>
          <w:sz w:val="20"/>
        </w:rPr>
      </w:pPr>
    </w:p>
    <w:p w:rsidR="0065019E" w:rsidRDefault="0065019E">
      <w:pPr>
        <w:jc w:val="both"/>
        <w:rPr>
          <w:i/>
          <w:sz w:val="20"/>
        </w:rPr>
      </w:pPr>
    </w:p>
    <w:p w:rsidR="0065019E" w:rsidRDefault="0065019E">
      <w:pPr>
        <w:jc w:val="both"/>
        <w:rPr>
          <w:del w:id="250" w:author="Farrukh Saleem" w:date="2002-04-01T11:18:00Z"/>
          <w:rFonts w:ascii="Century Gothic" w:hAnsi="Century Gothic"/>
          <w:b/>
          <w:bCs/>
          <w:sz w:val="72"/>
          <w:szCs w:val="72"/>
        </w:rPr>
      </w:pPr>
    </w:p>
    <w:p w:rsidR="0065019E" w:rsidRDefault="0065019E">
      <w:pPr>
        <w:pBdr>
          <w:bottom w:val="single" w:sz="4" w:space="1" w:color="auto"/>
        </w:pBdr>
        <w:jc w:val="center"/>
        <w:rPr>
          <w:del w:id="251" w:author="Farrukh Saleem" w:date="2002-04-01T11:18:00Z"/>
          <w:rFonts w:ascii="Century Gothic" w:hAnsi="Century Gothic"/>
          <w:b/>
          <w:bCs/>
          <w:sz w:val="72"/>
          <w:szCs w:val="72"/>
        </w:rPr>
      </w:pPr>
    </w:p>
    <w:p w:rsidR="0065019E" w:rsidRDefault="0065019E">
      <w:pPr>
        <w:pBdr>
          <w:bottom w:val="single" w:sz="4" w:space="1" w:color="auto"/>
        </w:pBdr>
        <w:jc w:val="center"/>
        <w:rPr>
          <w:del w:id="252" w:author="Farrukh Saleem" w:date="2002-04-01T11:18:00Z"/>
          <w:rFonts w:ascii="Century Gothic" w:hAnsi="Century Gothic"/>
          <w:b/>
          <w:bCs/>
          <w:sz w:val="72"/>
          <w:szCs w:val="72"/>
        </w:rPr>
      </w:pPr>
    </w:p>
    <w:p w:rsidR="0065019E" w:rsidRDefault="0065019E">
      <w:pPr>
        <w:pBdr>
          <w:bottom w:val="single" w:sz="4" w:space="1" w:color="auto"/>
        </w:pBdr>
        <w:jc w:val="center"/>
        <w:rPr>
          <w:del w:id="253" w:author="Farrukh Saleem" w:date="2002-04-01T11:18:00Z"/>
          <w:rFonts w:ascii="Century Gothic" w:hAnsi="Century Gothic"/>
          <w:b/>
          <w:bCs/>
          <w:sz w:val="72"/>
          <w:szCs w:val="72"/>
        </w:rPr>
      </w:pPr>
    </w:p>
    <w:p w:rsidR="0065019E" w:rsidRDefault="0065019E">
      <w:pPr>
        <w:numPr>
          <w:ins w:id="254" w:author="Maryum Xedi" w:date="2002-04-03T20:15:00Z"/>
        </w:numPr>
        <w:pBdr>
          <w:bottom w:val="single" w:sz="4" w:space="1" w:color="auto"/>
        </w:pBdr>
        <w:jc w:val="center"/>
      </w:pPr>
    </w:p>
    <w:p w:rsidR="008C2F5F" w:rsidRDefault="008C2F5F" w:rsidP="0065019E">
      <w:pPr>
        <w:pBdr>
          <w:top w:val="nil"/>
          <w:left w:val="nil"/>
          <w:bottom w:val="nil"/>
          <w:right w:val="nil"/>
          <w:between w:val="nil"/>
        </w:pBdr>
        <w:ind w:left="1080"/>
        <w:rPr>
          <w:color w:val="000000"/>
        </w:rPr>
      </w:pPr>
    </w:p>
    <w:sectPr w:rsidR="008C2F5F">
      <w:headerReference w:type="default" r:id="rI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4AB8" w:rsidRDefault="006B4AB8">
      <w:r>
        <w:separator/>
      </w:r>
    </w:p>
  </w:endnote>
  <w:endnote w:type="continuationSeparator" w:id="0">
    <w:p w:rsidR="006B4AB8" w:rsidRDefault="006B4A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4AB8" w:rsidRDefault="006B4AB8">
      <w:r>
        <w:separator/>
      </w:r>
    </w:p>
  </w:footnote>
  <w:footnote w:type="continuationSeparator" w:id="0">
    <w:p w:rsidR="006B4AB8" w:rsidRDefault="006B4AB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2F5F" w:rsidRDefault="008C2F5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37D1C"/>
    <w:multiLevelType w:val="multilevel"/>
    <w:tmpl w:val="E42CF5B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nsid w:val="09152038"/>
    <w:multiLevelType w:val="multilevel"/>
    <w:tmpl w:val="97146D8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12160BAA"/>
    <w:multiLevelType w:val="multilevel"/>
    <w:tmpl w:val="5BC896F2"/>
    <w:lvl w:ilvl="0">
      <w:start w:val="1"/>
      <w:numFmt w:val="decimal"/>
      <w:lvlText w:val="%1."/>
      <w:lvlJc w:val="left"/>
      <w:pPr>
        <w:tabs>
          <w:tab w:val="num" w:pos="360"/>
        </w:tabs>
        <w:ind w:left="360" w:hanging="360"/>
      </w:pPr>
      <w:rPr>
        <w:rFonts w:hint="default"/>
        <w:sz w:val="32"/>
      </w:r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3">
    <w:nsid w:val="1696266B"/>
    <w:multiLevelType w:val="hybridMultilevel"/>
    <w:tmpl w:val="301E72AE"/>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nsid w:val="20307707"/>
    <w:multiLevelType w:val="hybridMultilevel"/>
    <w:tmpl w:val="4E36EA4C"/>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nsid w:val="29707AFF"/>
    <w:multiLevelType w:val="multilevel"/>
    <w:tmpl w:val="B594664E"/>
    <w:lvl w:ilvl="0">
      <w:start w:val="1"/>
      <w:numFmt w:val="decimal"/>
      <w:lvlText w:val="%1."/>
      <w:lvlJc w:val="left"/>
      <w:pPr>
        <w:ind w:left="360" w:hanging="360"/>
      </w:pPr>
      <w:rPr>
        <w:sz w:val="32"/>
        <w:szCs w:val="32"/>
      </w:r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6">
    <w:nsid w:val="2C4B0505"/>
    <w:multiLevelType w:val="multilevel"/>
    <w:tmpl w:val="9D544F08"/>
    <w:lvl w:ilvl="0">
      <w:start w:val="1"/>
      <w:numFmt w:val="bullet"/>
      <w:lvlText w:val="▪"/>
      <w:lvlJc w:val="left"/>
      <w:pPr>
        <w:ind w:left="810" w:hanging="360"/>
      </w:pPr>
      <w:rPr>
        <w:rFonts w:ascii="Noto Sans Symbols" w:eastAsia="Noto Sans Symbols" w:hAnsi="Noto Sans Symbols" w:cs="Noto Sans Symbols"/>
      </w:rPr>
    </w:lvl>
    <w:lvl w:ilvl="1">
      <w:start w:val="1"/>
      <w:numFmt w:val="bullet"/>
      <w:lvlText w:val="o"/>
      <w:lvlJc w:val="left"/>
      <w:pPr>
        <w:ind w:left="1530" w:hanging="360"/>
      </w:pPr>
      <w:rPr>
        <w:rFonts w:ascii="Courier New" w:eastAsia="Courier New" w:hAnsi="Courier New" w:cs="Courier New"/>
      </w:rPr>
    </w:lvl>
    <w:lvl w:ilvl="2">
      <w:start w:val="1"/>
      <w:numFmt w:val="bullet"/>
      <w:pStyle w:val="Heading3"/>
      <w:lvlText w:val="▪"/>
      <w:lvlJc w:val="left"/>
      <w:pPr>
        <w:ind w:left="2250" w:hanging="360"/>
      </w:pPr>
      <w:rPr>
        <w:rFonts w:ascii="Noto Sans Symbols" w:eastAsia="Noto Sans Symbols" w:hAnsi="Noto Sans Symbols" w:cs="Noto Sans Symbols"/>
      </w:rPr>
    </w:lvl>
    <w:lvl w:ilvl="3">
      <w:start w:val="1"/>
      <w:numFmt w:val="bullet"/>
      <w:pStyle w:val="Heading4"/>
      <w:lvlText w:val="●"/>
      <w:lvlJc w:val="left"/>
      <w:pPr>
        <w:ind w:left="2970" w:hanging="360"/>
      </w:pPr>
      <w:rPr>
        <w:rFonts w:ascii="Noto Sans Symbols" w:eastAsia="Noto Sans Symbols" w:hAnsi="Noto Sans Symbols" w:cs="Noto Sans Symbols"/>
      </w:rPr>
    </w:lvl>
    <w:lvl w:ilvl="4">
      <w:start w:val="1"/>
      <w:numFmt w:val="bullet"/>
      <w:pStyle w:val="Heading5"/>
      <w:lvlText w:val="o"/>
      <w:lvlJc w:val="left"/>
      <w:pPr>
        <w:ind w:left="3690" w:hanging="360"/>
      </w:pPr>
      <w:rPr>
        <w:rFonts w:ascii="Courier New" w:eastAsia="Courier New" w:hAnsi="Courier New" w:cs="Courier New"/>
      </w:rPr>
    </w:lvl>
    <w:lvl w:ilvl="5">
      <w:start w:val="1"/>
      <w:numFmt w:val="bullet"/>
      <w:pStyle w:val="Heading6"/>
      <w:lvlText w:val="▪"/>
      <w:lvlJc w:val="left"/>
      <w:pPr>
        <w:ind w:left="4410" w:hanging="360"/>
      </w:pPr>
      <w:rPr>
        <w:rFonts w:ascii="Noto Sans Symbols" w:eastAsia="Noto Sans Symbols" w:hAnsi="Noto Sans Symbols" w:cs="Noto Sans Symbols"/>
      </w:rPr>
    </w:lvl>
    <w:lvl w:ilvl="6">
      <w:start w:val="1"/>
      <w:numFmt w:val="bullet"/>
      <w:pStyle w:val="Heading7"/>
      <w:lvlText w:val="●"/>
      <w:lvlJc w:val="left"/>
      <w:pPr>
        <w:ind w:left="5130" w:hanging="360"/>
      </w:pPr>
      <w:rPr>
        <w:rFonts w:ascii="Noto Sans Symbols" w:eastAsia="Noto Sans Symbols" w:hAnsi="Noto Sans Symbols" w:cs="Noto Sans Symbols"/>
      </w:rPr>
    </w:lvl>
    <w:lvl w:ilvl="7">
      <w:start w:val="1"/>
      <w:numFmt w:val="bullet"/>
      <w:pStyle w:val="Heading8"/>
      <w:lvlText w:val="o"/>
      <w:lvlJc w:val="left"/>
      <w:pPr>
        <w:ind w:left="5850" w:hanging="360"/>
      </w:pPr>
      <w:rPr>
        <w:rFonts w:ascii="Courier New" w:eastAsia="Courier New" w:hAnsi="Courier New" w:cs="Courier New"/>
      </w:rPr>
    </w:lvl>
    <w:lvl w:ilvl="8">
      <w:start w:val="1"/>
      <w:numFmt w:val="bullet"/>
      <w:pStyle w:val="Heading9"/>
      <w:lvlText w:val="▪"/>
      <w:lvlJc w:val="left"/>
      <w:pPr>
        <w:ind w:left="6570" w:hanging="360"/>
      </w:pPr>
      <w:rPr>
        <w:rFonts w:ascii="Noto Sans Symbols" w:eastAsia="Noto Sans Symbols" w:hAnsi="Noto Sans Symbols" w:cs="Noto Sans Symbols"/>
      </w:rPr>
    </w:lvl>
  </w:abstractNum>
  <w:abstractNum w:abstractNumId="7">
    <w:nsid w:val="39454726"/>
    <w:multiLevelType w:val="multilevel"/>
    <w:tmpl w:val="02083A46"/>
    <w:lvl w:ilvl="0">
      <w:start w:val="1"/>
      <w:numFmt w:val="decimal"/>
      <w:lvlText w:val="%1."/>
      <w:lvlJc w:val="left"/>
      <w:pPr>
        <w:tabs>
          <w:tab w:val="num" w:pos="360"/>
        </w:tabs>
        <w:ind w:left="360" w:hanging="360"/>
      </w:pPr>
      <w:rPr>
        <w:rFonts w:hint="default"/>
        <w:sz w:val="32"/>
      </w:r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8">
    <w:nsid w:val="47A016EA"/>
    <w:multiLevelType w:val="hybridMultilevel"/>
    <w:tmpl w:val="63B8FA9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nsid w:val="54FB7536"/>
    <w:multiLevelType w:val="hybridMultilevel"/>
    <w:tmpl w:val="D996F2E8"/>
    <w:lvl w:ilvl="0" w:tplc="04090005">
      <w:start w:val="1"/>
      <w:numFmt w:val="bullet"/>
      <w:lvlText w:val=""/>
      <w:lvlJc w:val="left"/>
      <w:pPr>
        <w:tabs>
          <w:tab w:val="num" w:pos="1110"/>
        </w:tabs>
        <w:ind w:left="1110" w:hanging="360"/>
      </w:pPr>
      <w:rPr>
        <w:rFonts w:ascii="Wingdings" w:hAnsi="Wingdings" w:hint="default"/>
      </w:rPr>
    </w:lvl>
    <w:lvl w:ilvl="1" w:tplc="04090003" w:tentative="1">
      <w:start w:val="1"/>
      <w:numFmt w:val="bullet"/>
      <w:lvlText w:val="o"/>
      <w:lvlJc w:val="left"/>
      <w:pPr>
        <w:tabs>
          <w:tab w:val="num" w:pos="1830"/>
        </w:tabs>
        <w:ind w:left="1830" w:hanging="360"/>
      </w:pPr>
      <w:rPr>
        <w:rFonts w:ascii="Courier New" w:hAnsi="Courier New" w:cs="Courier New" w:hint="default"/>
      </w:rPr>
    </w:lvl>
    <w:lvl w:ilvl="2" w:tplc="04090005" w:tentative="1">
      <w:start w:val="1"/>
      <w:numFmt w:val="bullet"/>
      <w:lvlText w:val=""/>
      <w:lvlJc w:val="left"/>
      <w:pPr>
        <w:tabs>
          <w:tab w:val="num" w:pos="2550"/>
        </w:tabs>
        <w:ind w:left="2550" w:hanging="360"/>
      </w:pPr>
      <w:rPr>
        <w:rFonts w:ascii="Wingdings" w:hAnsi="Wingdings" w:hint="default"/>
      </w:rPr>
    </w:lvl>
    <w:lvl w:ilvl="3" w:tplc="04090001" w:tentative="1">
      <w:start w:val="1"/>
      <w:numFmt w:val="bullet"/>
      <w:lvlText w:val=""/>
      <w:lvlJc w:val="left"/>
      <w:pPr>
        <w:tabs>
          <w:tab w:val="num" w:pos="3270"/>
        </w:tabs>
        <w:ind w:left="3270" w:hanging="360"/>
      </w:pPr>
      <w:rPr>
        <w:rFonts w:ascii="Symbol" w:hAnsi="Symbol" w:hint="default"/>
      </w:rPr>
    </w:lvl>
    <w:lvl w:ilvl="4" w:tplc="04090003" w:tentative="1">
      <w:start w:val="1"/>
      <w:numFmt w:val="bullet"/>
      <w:lvlText w:val="o"/>
      <w:lvlJc w:val="left"/>
      <w:pPr>
        <w:tabs>
          <w:tab w:val="num" w:pos="3990"/>
        </w:tabs>
        <w:ind w:left="3990" w:hanging="360"/>
      </w:pPr>
      <w:rPr>
        <w:rFonts w:ascii="Courier New" w:hAnsi="Courier New" w:cs="Courier New" w:hint="default"/>
      </w:rPr>
    </w:lvl>
    <w:lvl w:ilvl="5" w:tplc="04090005" w:tentative="1">
      <w:start w:val="1"/>
      <w:numFmt w:val="bullet"/>
      <w:lvlText w:val=""/>
      <w:lvlJc w:val="left"/>
      <w:pPr>
        <w:tabs>
          <w:tab w:val="num" w:pos="4710"/>
        </w:tabs>
        <w:ind w:left="4710" w:hanging="360"/>
      </w:pPr>
      <w:rPr>
        <w:rFonts w:ascii="Wingdings" w:hAnsi="Wingdings" w:hint="default"/>
      </w:rPr>
    </w:lvl>
    <w:lvl w:ilvl="6" w:tplc="04090001" w:tentative="1">
      <w:start w:val="1"/>
      <w:numFmt w:val="bullet"/>
      <w:lvlText w:val=""/>
      <w:lvlJc w:val="left"/>
      <w:pPr>
        <w:tabs>
          <w:tab w:val="num" w:pos="5430"/>
        </w:tabs>
        <w:ind w:left="5430" w:hanging="360"/>
      </w:pPr>
      <w:rPr>
        <w:rFonts w:ascii="Symbol" w:hAnsi="Symbol" w:hint="default"/>
      </w:rPr>
    </w:lvl>
    <w:lvl w:ilvl="7" w:tplc="04090003" w:tentative="1">
      <w:start w:val="1"/>
      <w:numFmt w:val="bullet"/>
      <w:lvlText w:val="o"/>
      <w:lvlJc w:val="left"/>
      <w:pPr>
        <w:tabs>
          <w:tab w:val="num" w:pos="6150"/>
        </w:tabs>
        <w:ind w:left="6150" w:hanging="360"/>
      </w:pPr>
      <w:rPr>
        <w:rFonts w:ascii="Courier New" w:hAnsi="Courier New" w:cs="Courier New" w:hint="default"/>
      </w:rPr>
    </w:lvl>
    <w:lvl w:ilvl="8" w:tplc="04090005" w:tentative="1">
      <w:start w:val="1"/>
      <w:numFmt w:val="bullet"/>
      <w:lvlText w:val=""/>
      <w:lvlJc w:val="left"/>
      <w:pPr>
        <w:tabs>
          <w:tab w:val="num" w:pos="6870"/>
        </w:tabs>
        <w:ind w:left="6870" w:hanging="360"/>
      </w:pPr>
      <w:rPr>
        <w:rFonts w:ascii="Wingdings" w:hAnsi="Wingdings" w:hint="default"/>
      </w:rPr>
    </w:lvl>
  </w:abstractNum>
  <w:abstractNum w:abstractNumId="10">
    <w:nsid w:val="58451009"/>
    <w:multiLevelType w:val="multilevel"/>
    <w:tmpl w:val="BC14054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nsid w:val="7C1F7445"/>
    <w:multiLevelType w:val="multilevel"/>
    <w:tmpl w:val="9146CA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7CEA674D"/>
    <w:multiLevelType w:val="singleLevel"/>
    <w:tmpl w:val="04090003"/>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1"/>
  </w:num>
  <w:num w:numId="3">
    <w:abstractNumId w:val="1"/>
  </w:num>
  <w:num w:numId="4">
    <w:abstractNumId w:val="10"/>
  </w:num>
  <w:num w:numId="5">
    <w:abstractNumId w:val="6"/>
  </w:num>
  <w:num w:numId="6">
    <w:abstractNumId w:val="5"/>
  </w:num>
  <w:num w:numId="7">
    <w:abstractNumId w:val="3"/>
  </w:num>
  <w:num w:numId="8">
    <w:abstractNumId w:val="12"/>
  </w:num>
  <w:num w:numId="9">
    <w:abstractNumId w:val="2"/>
  </w:num>
  <w:num w:numId="10">
    <w:abstractNumId w:val="4"/>
  </w:num>
  <w:num w:numId="11">
    <w:abstractNumId w:val="7"/>
  </w:num>
  <w:num w:numId="12">
    <w:abstractNumId w:val="8"/>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F5F"/>
    <w:rsid w:val="0065019E"/>
    <w:rsid w:val="006B4AB8"/>
    <w:rsid w:val="008C2F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370604E-131F-47EC-884F-FFF9E10B2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qFormat/>
    <w:pPr>
      <w:keepNext/>
      <w:spacing w:before="240" w:after="60"/>
      <w:outlineLvl w:val="0"/>
    </w:pPr>
    <w:rPr>
      <w:rFonts w:ascii="Arial" w:eastAsia="Arial" w:hAnsi="Arial" w:cs="Arial"/>
      <w:b/>
      <w:sz w:val="32"/>
      <w:szCs w:val="32"/>
    </w:rPr>
  </w:style>
  <w:style w:type="paragraph" w:styleId="Heading2">
    <w:name w:val="heading 2"/>
    <w:basedOn w:val="Normal"/>
    <w:next w:val="Normal"/>
    <w:qFormat/>
    <w:pPr>
      <w:keepNext/>
      <w:keepLines/>
      <w:spacing w:before="360" w:after="80"/>
      <w:outlineLvl w:val="1"/>
    </w:pPr>
    <w:rPr>
      <w:b/>
      <w:sz w:val="36"/>
      <w:szCs w:val="36"/>
    </w:rPr>
  </w:style>
  <w:style w:type="paragraph" w:styleId="Heading3">
    <w:name w:val="heading 3"/>
    <w:basedOn w:val="Normal"/>
    <w:next w:val="Normal"/>
    <w:link w:val="Heading3Char"/>
    <w:qFormat/>
    <w:pPr>
      <w:keepNext/>
      <w:keepLines/>
      <w:spacing w:before="280" w:after="80"/>
      <w:outlineLvl w:val="2"/>
    </w:pPr>
    <w:rPr>
      <w:b/>
      <w:sz w:val="28"/>
      <w:szCs w:val="28"/>
    </w:rPr>
  </w:style>
  <w:style w:type="paragraph" w:styleId="Heading4">
    <w:name w:val="heading 4"/>
    <w:basedOn w:val="Normal"/>
    <w:next w:val="Normal"/>
    <w:qFormat/>
    <w:pPr>
      <w:keepNext/>
      <w:keepLines/>
      <w:spacing w:before="240" w:after="40"/>
      <w:outlineLvl w:val="3"/>
    </w:pPr>
    <w:rPr>
      <w:b/>
    </w:rPr>
  </w:style>
  <w:style w:type="paragraph" w:styleId="Heading5">
    <w:name w:val="heading 5"/>
    <w:basedOn w:val="Normal"/>
    <w:next w:val="Normal"/>
    <w:qFormat/>
    <w:pPr>
      <w:keepNext/>
      <w:keepLines/>
      <w:spacing w:before="220" w:after="40"/>
      <w:outlineLvl w:val="4"/>
    </w:pPr>
    <w:rPr>
      <w:b/>
      <w:sz w:val="22"/>
      <w:szCs w:val="22"/>
    </w:rPr>
  </w:style>
  <w:style w:type="paragraph" w:styleId="Heading6">
    <w:name w:val="heading 6"/>
    <w:basedOn w:val="Normal"/>
    <w:next w:val="Normal"/>
    <w:qFormat/>
    <w:pPr>
      <w:keepNext/>
      <w:keepLines/>
      <w:spacing w:before="200" w:after="40"/>
      <w:outlineLvl w:val="5"/>
    </w:pPr>
    <w:rPr>
      <w:b/>
      <w:sz w:val="20"/>
      <w:szCs w:val="20"/>
    </w:rPr>
  </w:style>
  <w:style w:type="paragraph" w:styleId="Heading7">
    <w:name w:val="heading 7"/>
    <w:basedOn w:val="Normal"/>
    <w:next w:val="Normal"/>
    <w:link w:val="Heading7Char"/>
    <w:qFormat/>
    <w:rsid w:val="0065019E"/>
    <w:pPr>
      <w:spacing w:before="240" w:after="60"/>
      <w:ind w:left="5130" w:hanging="360"/>
      <w:outlineLvl w:val="6"/>
    </w:pPr>
  </w:style>
  <w:style w:type="paragraph" w:styleId="Heading8">
    <w:name w:val="heading 8"/>
    <w:basedOn w:val="Normal"/>
    <w:next w:val="Normal"/>
    <w:link w:val="Heading8Char"/>
    <w:qFormat/>
    <w:rsid w:val="0065019E"/>
    <w:pPr>
      <w:spacing w:before="240" w:after="60"/>
      <w:ind w:left="5850" w:hanging="360"/>
      <w:outlineLvl w:val="7"/>
    </w:pPr>
    <w:rPr>
      <w:i/>
      <w:iCs/>
    </w:rPr>
  </w:style>
  <w:style w:type="paragraph" w:styleId="Heading9">
    <w:name w:val="heading 9"/>
    <w:basedOn w:val="Normal"/>
    <w:next w:val="Normal"/>
    <w:link w:val="Heading9Char"/>
    <w:qFormat/>
    <w:rsid w:val="0065019E"/>
    <w:pPr>
      <w:spacing w:before="240" w:after="60"/>
      <w:ind w:left="6570" w:hanging="3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pPr>
      <w:keepNext/>
      <w:keepLines/>
      <w:spacing w:before="480" w:after="120"/>
    </w:pPr>
    <w:rPr>
      <w:b/>
      <w:sz w:val="72"/>
      <w:szCs w:val="72"/>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character" w:customStyle="1" w:styleId="Heading7Char">
    <w:name w:val="Heading 7 Char"/>
    <w:basedOn w:val="DefaultParagraphFont"/>
    <w:link w:val="Heading7"/>
    <w:rsid w:val="0065019E"/>
  </w:style>
  <w:style w:type="character" w:customStyle="1" w:styleId="Heading8Char">
    <w:name w:val="Heading 8 Char"/>
    <w:basedOn w:val="DefaultParagraphFont"/>
    <w:link w:val="Heading8"/>
    <w:rsid w:val="0065019E"/>
    <w:rPr>
      <w:i/>
      <w:iCs/>
    </w:rPr>
  </w:style>
  <w:style w:type="character" w:customStyle="1" w:styleId="Heading9Char">
    <w:name w:val="Heading 9 Char"/>
    <w:basedOn w:val="DefaultParagraphFont"/>
    <w:link w:val="Heading9"/>
    <w:rsid w:val="0065019E"/>
    <w:rPr>
      <w:rFonts w:ascii="Arial" w:hAnsi="Arial" w:cs="Arial"/>
      <w:sz w:val="22"/>
      <w:szCs w:val="22"/>
    </w:rPr>
  </w:style>
  <w:style w:type="character" w:customStyle="1" w:styleId="Heading3Char">
    <w:name w:val="Heading 3 Char"/>
    <w:basedOn w:val="DefaultParagraphFont"/>
    <w:link w:val="Heading3"/>
    <w:rsid w:val="0065019E"/>
    <w:rPr>
      <w:b/>
      <w:sz w:val="28"/>
      <w:szCs w:val="28"/>
    </w:rPr>
  </w:style>
  <w:style w:type="paragraph" w:styleId="TOC1">
    <w:name w:val="toc 1"/>
    <w:basedOn w:val="Normal"/>
    <w:next w:val="Normal"/>
    <w:autoRedefine/>
    <w:semiHidden/>
    <w:rsid w:val="0065019E"/>
    <w:pPr>
      <w:spacing w:before="240" w:after="120"/>
    </w:pPr>
    <w:rPr>
      <w:b/>
      <w:bCs/>
    </w:rPr>
  </w:style>
  <w:style w:type="paragraph" w:styleId="TOC3">
    <w:name w:val="toc 3"/>
    <w:basedOn w:val="Normal"/>
    <w:next w:val="Normal"/>
    <w:autoRedefine/>
    <w:semiHidden/>
    <w:rsid w:val="0065019E"/>
    <w:pPr>
      <w:tabs>
        <w:tab w:val="left" w:pos="1440"/>
        <w:tab w:val="right" w:leader="dot" w:pos="9350"/>
      </w:tabs>
      <w:ind w:left="720" w:hanging="240"/>
    </w:pPr>
    <w:rPr>
      <w:noProof/>
      <w:sz w:val="20"/>
    </w:rPr>
  </w:style>
  <w:style w:type="character" w:styleId="Hyperlink">
    <w:name w:val="Hyperlink"/>
    <w:uiPriority w:val="99"/>
    <w:semiHidden/>
    <w:rsid w:val="0065019E"/>
    <w:rPr>
      <w:color w:val="0000FF"/>
      <w:u w:val="single"/>
    </w:rPr>
  </w:style>
  <w:style w:type="paragraph" w:styleId="BodyText2">
    <w:name w:val="Body Text 2"/>
    <w:basedOn w:val="Normal"/>
    <w:link w:val="BodyText2Char"/>
    <w:semiHidden/>
    <w:rsid w:val="0065019E"/>
    <w:rPr>
      <w:i/>
      <w:iCs/>
    </w:rPr>
  </w:style>
  <w:style w:type="character" w:customStyle="1" w:styleId="BodyText2Char">
    <w:name w:val="Body Text 2 Char"/>
    <w:basedOn w:val="DefaultParagraphFont"/>
    <w:link w:val="BodyText2"/>
    <w:semiHidden/>
    <w:rsid w:val="0065019E"/>
    <w:rPr>
      <w:i/>
      <w:iCs/>
    </w:rPr>
  </w:style>
  <w:style w:type="paragraph" w:customStyle="1" w:styleId="h1">
    <w:name w:val="h1"/>
    <w:basedOn w:val="Normal"/>
    <w:rsid w:val="0065019E"/>
    <w:rPr>
      <w:rFonts w:ascii="Arial" w:hAnsi="Arial"/>
      <w:b/>
      <w:sz w:val="28"/>
    </w:rPr>
  </w:style>
  <w:style w:type="paragraph" w:customStyle="1" w:styleId="H2">
    <w:name w:val="H2"/>
    <w:basedOn w:val="Normal"/>
    <w:rsid w:val="0065019E"/>
    <w:rPr>
      <w:b/>
      <w:sz w:val="28"/>
    </w:rPr>
  </w:style>
  <w:style w:type="paragraph" w:styleId="BodyText3">
    <w:name w:val="Body Text 3"/>
    <w:basedOn w:val="Normal"/>
    <w:link w:val="BodyText3Char"/>
    <w:semiHidden/>
    <w:rsid w:val="0065019E"/>
    <w:rPr>
      <w:sz w:val="20"/>
    </w:rPr>
  </w:style>
  <w:style w:type="character" w:customStyle="1" w:styleId="BodyText3Char">
    <w:name w:val="Body Text 3 Char"/>
    <w:basedOn w:val="DefaultParagraphFont"/>
    <w:link w:val="BodyText3"/>
    <w:semiHidden/>
    <w:rsid w:val="0065019E"/>
    <w:rPr>
      <w:sz w:val="20"/>
    </w:rPr>
  </w:style>
  <w:style w:type="paragraph" w:customStyle="1" w:styleId="special">
    <w:name w:val="special"/>
    <w:basedOn w:val="Normal"/>
    <w:rsid w:val="0065019E"/>
    <w:rPr>
      <w:rFonts w:ascii="Arial" w:hAnsi="Arial"/>
      <w:b/>
      <w:bCs/>
      <w:shadow/>
      <w:sz w:val="28"/>
    </w:rPr>
  </w:style>
  <w:style w:type="paragraph" w:customStyle="1" w:styleId="TableEntry">
    <w:name w:val="Table Entry"/>
    <w:basedOn w:val="Normal"/>
    <w:rsid w:val="0065019E"/>
    <w:rPr>
      <w:rFonts w:ascii="Verdana" w:hAnsi="Verdana"/>
      <w:color w:val="000000"/>
      <w:sz w:val="16"/>
      <w:szCs w:val="20"/>
    </w:rPr>
  </w:style>
  <w:style w:type="paragraph" w:customStyle="1" w:styleId="TableHeading">
    <w:name w:val="Table Heading"/>
    <w:basedOn w:val="TableEntry"/>
    <w:rsid w:val="0065019E"/>
    <w:rPr>
      <w:b/>
      <w:color w:val="FFFFFF"/>
    </w:rPr>
  </w:style>
  <w:style w:type="paragraph" w:styleId="Caption">
    <w:name w:val="caption"/>
    <w:basedOn w:val="Normal"/>
    <w:next w:val="Normal"/>
    <w:uiPriority w:val="35"/>
    <w:unhideWhenUsed/>
    <w:qFormat/>
    <w:rsid w:val="0065019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www.kisandost.com" TargetMode="External"/><Relationship Id="rId13" Type="http://schemas.openxmlformats.org/officeDocument/2006/relationships/package" Target="embeddings/Microsoft_Word_Document1.docx"/><Relationship Id="rId18" Type="http://schemas.openxmlformats.org/officeDocument/2006/relationships/image" Target="media/image4.png"/><Relationship Id="rId26" Type="http://schemas.openxmlformats.org/officeDocument/2006/relationships/hyperlink" Target="https://docs.google.com/document/d/1qp6Eu2IbHPkPl3u7ZD2YgzRZp4TnhKZH/edit?usp=sharing&amp;ouid=107956528172163828993&amp;rtpof=true&amp;sd=true" TargetMode="Externa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3.jpeg"/><Relationship Id="rId25" Type="http://schemas.openxmlformats.org/officeDocument/2006/relationships/hyperlink" Target="https://docs.google.com/document/d/1qYhLZue92dEysYLcYpHyB_vh_-gx5awV/edit?usp=sharing&amp;ouid=107956528172163828993&amp;rtpof=true&amp;sd=true"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gripunjab.gov.pk"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docs.google.com/document/d/1qp6Eu2IbHPkPl3u7ZD2YgzRZp4TnhKZH/edit?usp=sharing&amp;ouid=107956528172163828993&amp;rtpof=true&amp;sd=true"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www.syngenta.com.pk" TargetMode="Externa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yperlink" Target="http://www.aari.punjab.gov.pk" TargetMode="External"/><Relationship Id="rId14" Type="http://schemas.openxmlformats.org/officeDocument/2006/relationships/hyperlink" Target="https://docs.google.com/document/d/1qYhLZue92dEysYLcYpHyB_vh_-gx5awV/edit?usp=sharing&amp;ouid=107956528172163828993&amp;rtpof=true&amp;sd=true" TargetMode="External"/><Relationship Id="rId22" Type="http://schemas.openxmlformats.org/officeDocument/2006/relationships/image" Target="media/image8.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5vvznl1UFur1ce8U+tN+K7dX/xw==">AMUW2mXa0rPf8zIoBo1CR9V6w8DaLoo79VKpJYwWj0YKULXZKLkMwd9DiQEahcPEEYDbaNUXahv7IKL0Y09P6qXK6UOPt4VeehX9rAxBOObRoFP6IjNWQ+pZO7grGYTENBF84OtYhGFUw+3PVwKAYctc2ubbNqK3QtP7jjQjUJBwpXlIAfwwQX4imkIagZjsH1+TUxAWTXVd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29</Pages>
  <Words>4679</Words>
  <Characters>26676</Characters>
  <Application>Microsoft Office Word</Application>
  <DocSecurity>0</DocSecurity>
  <Lines>222</Lines>
  <Paragraphs>62</Paragraphs>
  <ScaleCrop>false</ScaleCrop>
  <Company/>
  <LinksUpToDate>false</LinksUpToDate>
  <CharactersWithSpaces>31293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YOUNAS</cp:lastModifiedBy>
  <cp:revision>2</cp:revision>
  <dcterms:created xsi:type="dcterms:W3CDTF">2022-01-09T15:18:00Z</dcterms:created>
  <dcterms:modified xsi:type="dcterms:W3CDTF">2022-01-09T15:24:00Z</dcterms:modified>
</cp:coreProperties>
</file>